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B5686A" w14:textId="77777777" w:rsidR="00BC1F5D" w:rsidRDefault="00BC1F5D"/>
    <w:p w14:paraId="4FC68F44" w14:textId="77777777" w:rsidR="002253BD" w:rsidRPr="002253BD" w:rsidRDefault="002253BD" w:rsidP="002243C7">
      <w:pPr>
        <w:jc w:val="both"/>
        <w:rPr>
          <w:sz w:val="40"/>
          <w:szCs w:val="40"/>
        </w:rPr>
      </w:pPr>
      <w:r w:rsidRPr="002253BD">
        <w:rPr>
          <w:sz w:val="40"/>
          <w:szCs w:val="40"/>
        </w:rPr>
        <w:t xml:space="preserve">A Study of an Optimal ​​Controller for a Ship’s Central Cooling </w:t>
      </w:r>
      <w:r w:rsidRPr="002253BD">
        <w:rPr>
          <w:rFonts w:hint="eastAsia"/>
          <w:sz w:val="40"/>
          <w:szCs w:val="40"/>
        </w:rPr>
        <w:t>W</w:t>
      </w:r>
      <w:r w:rsidRPr="002253BD">
        <w:rPr>
          <w:sz w:val="40"/>
          <w:szCs w:val="40"/>
        </w:rPr>
        <w:t>ater System with the Model Based on Operating Data</w:t>
      </w:r>
    </w:p>
    <w:p w14:paraId="32F9A25A" w14:textId="77777777" w:rsidR="00451628" w:rsidRDefault="00451628" w:rsidP="002253BD">
      <w:pPr>
        <w:rPr>
          <w:sz w:val="24"/>
          <w:szCs w:val="24"/>
        </w:rPr>
      </w:pPr>
    </w:p>
    <w:p w14:paraId="6060F37B" w14:textId="5B85B18F" w:rsidR="002253BD" w:rsidRPr="002253BD" w:rsidRDefault="002253BD" w:rsidP="002253BD">
      <w:pPr>
        <w:rPr>
          <w:sz w:val="24"/>
          <w:szCs w:val="24"/>
        </w:rPr>
      </w:pPr>
      <w:r w:rsidRPr="002253BD">
        <w:rPr>
          <w:sz w:val="24"/>
          <w:szCs w:val="24"/>
        </w:rPr>
        <w:t>Tae-</w:t>
      </w:r>
      <w:proofErr w:type="spellStart"/>
      <w:r w:rsidRPr="002253BD">
        <w:rPr>
          <w:sz w:val="24"/>
          <w:szCs w:val="24"/>
        </w:rPr>
        <w:t>Youl</w:t>
      </w:r>
      <w:proofErr w:type="spellEnd"/>
      <w:r w:rsidRPr="002253BD">
        <w:rPr>
          <w:sz w:val="24"/>
          <w:szCs w:val="24"/>
        </w:rPr>
        <w:t xml:space="preserve"> Jeon</w:t>
      </w:r>
      <w:r w:rsidR="00451628">
        <w:rPr>
          <w:sz w:val="24"/>
          <w:szCs w:val="24"/>
        </w:rPr>
        <w:t xml:space="preserve"> </w:t>
      </w:r>
      <w:r w:rsidRPr="002253BD">
        <w:rPr>
          <w:rFonts w:hint="eastAsia"/>
          <w:sz w:val="24"/>
          <w:szCs w:val="24"/>
          <w:vertAlign w:val="superscript"/>
        </w:rPr>
        <w:t>a</w:t>
      </w:r>
      <w:r w:rsidRPr="002253BD">
        <w:rPr>
          <w:sz w:val="24"/>
          <w:szCs w:val="24"/>
        </w:rPr>
        <w:t>, Chang-Min Lee</w:t>
      </w:r>
      <w:r w:rsidR="00451628">
        <w:rPr>
          <w:sz w:val="24"/>
          <w:szCs w:val="24"/>
        </w:rPr>
        <w:t xml:space="preserve"> </w:t>
      </w:r>
      <w:r>
        <w:rPr>
          <w:sz w:val="24"/>
          <w:szCs w:val="24"/>
          <w:vertAlign w:val="superscript"/>
        </w:rPr>
        <w:t>b</w:t>
      </w:r>
      <w:r w:rsidRPr="002253BD">
        <w:rPr>
          <w:sz w:val="24"/>
          <w:szCs w:val="24"/>
        </w:rPr>
        <w:t>,</w:t>
      </w:r>
      <w:r w:rsidR="00451628">
        <w:rPr>
          <w:sz w:val="24"/>
          <w:szCs w:val="24"/>
        </w:rPr>
        <w:t xml:space="preserve"> </w:t>
      </w:r>
      <w:r w:rsidRPr="002253BD">
        <w:rPr>
          <w:sz w:val="24"/>
          <w:szCs w:val="24"/>
        </w:rPr>
        <w:t>Byung-Gun Jung</w:t>
      </w:r>
      <w:r w:rsidR="00451628">
        <w:rPr>
          <w:sz w:val="24"/>
          <w:szCs w:val="24"/>
        </w:rPr>
        <w:t xml:space="preserve"> </w:t>
      </w:r>
      <w:proofErr w:type="gramStart"/>
      <w:r>
        <w:rPr>
          <w:sz w:val="24"/>
          <w:szCs w:val="24"/>
          <w:vertAlign w:val="superscript"/>
        </w:rPr>
        <w:t>c</w:t>
      </w:r>
      <w:r w:rsidRPr="002253BD">
        <w:rPr>
          <w:sz w:val="24"/>
          <w:szCs w:val="24"/>
          <w:vertAlign w:val="superscript"/>
        </w:rPr>
        <w:t>,*</w:t>
      </w:r>
      <w:proofErr w:type="gramEnd"/>
    </w:p>
    <w:p w14:paraId="1649D7E7" w14:textId="7F73261B" w:rsidR="002253BD" w:rsidRDefault="002253BD" w:rsidP="00DD298D">
      <w:r>
        <w:rPr>
          <w:sz w:val="24"/>
          <w:szCs w:val="24"/>
          <w:vertAlign w:val="superscript"/>
        </w:rPr>
        <w:t>a.</w:t>
      </w:r>
      <w:r w:rsidRPr="002253BD">
        <w:t xml:space="preserve"> </w:t>
      </w:r>
      <w:r>
        <w:t xml:space="preserve">American Bureau of Shipping (Korea Ulsan Branch Office); </w:t>
      </w:r>
      <w:r w:rsidRPr="00C46835">
        <w:t xml:space="preserve">1000, </w:t>
      </w:r>
      <w:proofErr w:type="spellStart"/>
      <w:r w:rsidRPr="00C46835">
        <w:t>Bangeojinsunhwando-ro</w:t>
      </w:r>
      <w:proofErr w:type="spellEnd"/>
      <w:r w:rsidRPr="00C46835">
        <w:t>, Dong-</w:t>
      </w:r>
      <w:proofErr w:type="spellStart"/>
      <w:r w:rsidRPr="00C46835">
        <w:t>gu</w:t>
      </w:r>
      <w:proofErr w:type="spellEnd"/>
      <w:r w:rsidRPr="00C46835">
        <w:t>, Ulsan</w:t>
      </w:r>
      <w:r>
        <w:t xml:space="preserve"> 44032</w:t>
      </w:r>
      <w:r w:rsidRPr="00C46835">
        <w:t xml:space="preserve"> Korea</w:t>
      </w:r>
    </w:p>
    <w:p w14:paraId="0DA3764E" w14:textId="2FFC4647" w:rsidR="002253BD" w:rsidRDefault="002253BD" w:rsidP="002253BD">
      <w:r>
        <w:rPr>
          <w:sz w:val="24"/>
          <w:szCs w:val="24"/>
          <w:vertAlign w:val="superscript"/>
        </w:rPr>
        <w:t>b.</w:t>
      </w:r>
      <w:r>
        <w:t xml:space="preserve"> </w:t>
      </w:r>
      <w:r w:rsidRPr="002E602F">
        <w:t xml:space="preserve">Division of </w:t>
      </w:r>
      <w:r w:rsidRPr="002253BD">
        <w:t>Marine System Engineering</w:t>
      </w:r>
      <w:r w:rsidRPr="002E602F">
        <w:t xml:space="preserve">, Korea Maritime and Ocean </w:t>
      </w:r>
      <w:r w:rsidRPr="007E1892">
        <w:t>University</w:t>
      </w:r>
      <w:r w:rsidRPr="000F26BE">
        <w:t xml:space="preserve">, </w:t>
      </w:r>
      <w:r w:rsidRPr="00993B3D">
        <w:t>727</w:t>
      </w:r>
      <w:r w:rsidRPr="000F26BE">
        <w:t xml:space="preserve">, </w:t>
      </w:r>
      <w:proofErr w:type="spellStart"/>
      <w:r w:rsidRPr="000F26BE">
        <w:t>Taejong-ro</w:t>
      </w:r>
      <w:proofErr w:type="spellEnd"/>
      <w:r w:rsidRPr="000F26BE">
        <w:t xml:space="preserve">, </w:t>
      </w:r>
      <w:proofErr w:type="spellStart"/>
      <w:r w:rsidRPr="000F26BE">
        <w:t>Yeongdo-gu</w:t>
      </w:r>
      <w:proofErr w:type="spellEnd"/>
      <w:r w:rsidRPr="000F26BE">
        <w:t>,</w:t>
      </w:r>
      <w:r w:rsidRPr="002E602F">
        <w:t xml:space="preserve"> Busan</w:t>
      </w:r>
      <w:r w:rsidRPr="002253BD">
        <w:t xml:space="preserve"> </w:t>
      </w:r>
      <w:r w:rsidRPr="002E602F">
        <w:t>49112, Korea</w:t>
      </w:r>
      <w:r w:rsidRPr="002253BD">
        <w:t>; Korea Maritime &amp; Ocean University;</w:t>
      </w:r>
    </w:p>
    <w:p w14:paraId="52FE54B1" w14:textId="1583BCF5" w:rsidR="002253BD" w:rsidRPr="002253BD" w:rsidRDefault="002253BD" w:rsidP="002253BD">
      <w:r>
        <w:rPr>
          <w:sz w:val="24"/>
          <w:szCs w:val="24"/>
          <w:vertAlign w:val="superscript"/>
        </w:rPr>
        <w:t>c.</w:t>
      </w:r>
      <w:r>
        <w:t xml:space="preserve"> </w:t>
      </w:r>
      <w:r w:rsidRPr="002E602F">
        <w:t xml:space="preserve">Division of </w:t>
      </w:r>
      <w:r w:rsidRPr="002253BD">
        <w:t>Marine System Engineering</w:t>
      </w:r>
      <w:r w:rsidRPr="002E602F">
        <w:t xml:space="preserve">, Korea Maritime and Ocean </w:t>
      </w:r>
      <w:r w:rsidRPr="007E1892">
        <w:t>University</w:t>
      </w:r>
      <w:r w:rsidRPr="000F26BE">
        <w:t xml:space="preserve">, </w:t>
      </w:r>
      <w:r w:rsidRPr="00993B3D">
        <w:t>727</w:t>
      </w:r>
      <w:r w:rsidRPr="000F26BE">
        <w:t xml:space="preserve">, </w:t>
      </w:r>
      <w:proofErr w:type="spellStart"/>
      <w:r w:rsidRPr="000F26BE">
        <w:t>Taejong-ro</w:t>
      </w:r>
      <w:proofErr w:type="spellEnd"/>
      <w:r w:rsidRPr="000F26BE">
        <w:t xml:space="preserve">, </w:t>
      </w:r>
      <w:proofErr w:type="spellStart"/>
      <w:r w:rsidRPr="000F26BE">
        <w:t>Yeongdo-gu</w:t>
      </w:r>
      <w:proofErr w:type="spellEnd"/>
      <w:r w:rsidRPr="000F26BE">
        <w:t>,</w:t>
      </w:r>
      <w:r w:rsidRPr="002E602F">
        <w:t xml:space="preserve"> Busan</w:t>
      </w:r>
      <w:r w:rsidRPr="002253BD">
        <w:t xml:space="preserve"> </w:t>
      </w:r>
      <w:r w:rsidRPr="002E602F">
        <w:t>49112, Korea</w:t>
      </w:r>
      <w:r w:rsidRPr="002253BD">
        <w:t>; Korea Maritime &amp; Ocean University;</w:t>
      </w:r>
    </w:p>
    <w:p w14:paraId="2EC09D3E" w14:textId="77777777" w:rsidR="002253BD" w:rsidRPr="002253BD" w:rsidRDefault="002253BD" w:rsidP="00DD298D">
      <w:pPr>
        <w:rPr>
          <w:rFonts w:hint="eastAsia"/>
        </w:rPr>
      </w:pPr>
    </w:p>
    <w:p w14:paraId="107EFD92" w14:textId="77777777" w:rsidR="00DD298D" w:rsidRPr="00867293" w:rsidRDefault="00DD298D">
      <w:pPr>
        <w:rPr>
          <w:szCs w:val="24"/>
        </w:rPr>
      </w:pPr>
      <w:r w:rsidRPr="00867293">
        <w:rPr>
          <w:szCs w:val="24"/>
        </w:rPr>
        <w:t xml:space="preserve">E-Mail: </w:t>
      </w:r>
    </w:p>
    <w:p w14:paraId="72D27A4A" w14:textId="77777777" w:rsidR="00816EB2" w:rsidRPr="00867293" w:rsidRDefault="00816EB2" w:rsidP="00816EB2">
      <w:pPr>
        <w:pBdr>
          <w:bottom w:val="single" w:sz="6" w:space="1" w:color="auto"/>
        </w:pBdr>
        <w:rPr>
          <w:lang w:val="en-GB"/>
        </w:rPr>
      </w:pPr>
    </w:p>
    <w:p w14:paraId="0FAA6830" w14:textId="77777777" w:rsidR="00816EB2" w:rsidRPr="00867293" w:rsidRDefault="00816EB2" w:rsidP="00816EB2">
      <w:pPr>
        <w:rPr>
          <w:b/>
          <w:sz w:val="18"/>
          <w:szCs w:val="18"/>
        </w:rPr>
      </w:pPr>
    </w:p>
    <w:p w14:paraId="176BC44B" w14:textId="77777777" w:rsidR="00356CA5" w:rsidRPr="00867293" w:rsidRDefault="00356CA5">
      <w:pPr>
        <w:rPr>
          <w:b/>
          <w:sz w:val="18"/>
          <w:szCs w:val="18"/>
        </w:rPr>
      </w:pPr>
      <w:r w:rsidRPr="00867293">
        <w:rPr>
          <w:b/>
          <w:sz w:val="18"/>
          <w:szCs w:val="18"/>
        </w:rPr>
        <w:t>Abstract</w:t>
      </w:r>
    </w:p>
    <w:p w14:paraId="326F207D" w14:textId="24704186" w:rsidR="00356CA5" w:rsidRPr="00867293" w:rsidRDefault="00023FD0" w:rsidP="00023FD0">
      <w:pPr>
        <w:ind w:firstLineChars="100" w:firstLine="200"/>
        <w:jc w:val="both"/>
        <w:rPr>
          <w:rFonts w:hint="eastAsia"/>
        </w:rPr>
      </w:pPr>
      <w:r w:rsidRPr="00023FD0">
        <w:t>Since the controllers of the variable speed seawater pump and the 3way valve of a ship central cooling system are received the feedback signal from the same output, the two controllers may interfere and operate inefficiently in a specific operating condition. Studying the efficient control method for the central cooling water system is necessary. First, this study models the central cooling water system using MATLAB Simulink based on the actual operation data and estimate parameters of the unknown parameters. Then another operating data set is used to verify the simulation model. An optimal controller is designed and applied to the simulation model. It is compared the efficiency of energy saving and control performance between the conventionally used two PI controllers and the optimal controller. And it is</w:t>
      </w:r>
      <w:r>
        <w:t xml:space="preserve"> </w:t>
      </w:r>
      <w:r w:rsidRPr="00023FD0">
        <w:t>found that the developed optimal control method is more efficient and has better control performance.</w:t>
      </w:r>
    </w:p>
    <w:p w14:paraId="14BEAFE3" w14:textId="76B283F4" w:rsidR="00023FD0" w:rsidRPr="00023FD0" w:rsidRDefault="00356CA5">
      <w:pPr>
        <w:rPr>
          <w:rFonts w:hint="eastAsia"/>
          <w:sz w:val="18"/>
          <w:szCs w:val="18"/>
        </w:rPr>
      </w:pPr>
      <w:r w:rsidRPr="00867293">
        <w:rPr>
          <w:b/>
          <w:i/>
          <w:sz w:val="18"/>
          <w:szCs w:val="18"/>
        </w:rPr>
        <w:t>Keywords</w:t>
      </w:r>
      <w:r w:rsidRPr="00867293">
        <w:rPr>
          <w:b/>
          <w:sz w:val="18"/>
          <w:szCs w:val="18"/>
        </w:rPr>
        <w:t>:</w:t>
      </w:r>
      <w:r w:rsidR="00023FD0" w:rsidRPr="00023FD0">
        <w:rPr>
          <w:sz w:val="18"/>
          <w:szCs w:val="18"/>
        </w:rPr>
        <w:t xml:space="preserve"> ship central cooling system; optimal control; energy saving</w:t>
      </w:r>
    </w:p>
    <w:p w14:paraId="28151ADE" w14:textId="77777777" w:rsidR="00DD298D" w:rsidRPr="00867293" w:rsidRDefault="00DD298D" w:rsidP="00DD298D">
      <w:pPr>
        <w:pBdr>
          <w:bottom w:val="single" w:sz="6" w:space="1" w:color="auto"/>
        </w:pBdr>
        <w:rPr>
          <w:rFonts w:hint="eastAsia"/>
          <w:lang w:val="en-GB"/>
        </w:rPr>
      </w:pPr>
    </w:p>
    <w:p w14:paraId="4CB46C85" w14:textId="77777777" w:rsidR="00356CA5" w:rsidRPr="00867293" w:rsidRDefault="00356CA5">
      <w:pPr>
        <w:rPr>
          <w:b/>
          <w:sz w:val="18"/>
          <w:szCs w:val="18"/>
        </w:rPr>
      </w:pPr>
    </w:p>
    <w:p w14:paraId="40B41B29" w14:textId="71C976DE" w:rsidR="005F28C9" w:rsidRPr="00867293" w:rsidRDefault="005F28C9" w:rsidP="005F28C9">
      <w:pPr>
        <w:pStyle w:val="SectionHeading"/>
      </w:pPr>
      <w:r w:rsidRPr="00867293">
        <w:t xml:space="preserve">1. </w:t>
      </w:r>
      <w:r w:rsidR="00023FD0" w:rsidRPr="007F2582">
        <w:rPr>
          <w:lang w:eastAsia="zh-CN"/>
        </w:rPr>
        <w:t>Introduction</w:t>
      </w:r>
    </w:p>
    <w:p w14:paraId="4DF1ABB9" w14:textId="77777777" w:rsidR="00023FD0" w:rsidRPr="00023FD0" w:rsidRDefault="00023FD0" w:rsidP="00023FD0">
      <w:pPr>
        <w:ind w:firstLine="204"/>
        <w:jc w:val="both"/>
      </w:pPr>
      <w:r w:rsidRPr="00023FD0">
        <w:t xml:space="preserve">The control system has become essential for ships' safety and efficient navigation. Various control methods have been applied to </w:t>
      </w:r>
      <w:r w:rsidRPr="00023FD0">
        <w:rPr>
          <w:rFonts w:hint="eastAsia"/>
        </w:rPr>
        <w:t>s</w:t>
      </w:r>
      <w:r w:rsidRPr="007E0F9D">
        <w:t>hips.</w:t>
      </w:r>
      <w:r w:rsidRPr="00023FD0">
        <w:t xml:space="preserve"> </w:t>
      </w:r>
      <w:r w:rsidRPr="007E0F9D">
        <w:t xml:space="preserve">In particular, in the modern era, when oil prices </w:t>
      </w:r>
      <w:r w:rsidRPr="00023FD0">
        <w:t>continuously rise</w:t>
      </w:r>
      <w:r w:rsidRPr="007E0F9D">
        <w:t>, the importance of motor control for reducing ship operating costs has been highlighted</w:t>
      </w:r>
      <w:sdt>
        <w:sdtPr>
          <w:alias w:val="Citation"/>
          <w:tag w:val="{&quot;referencesIds&quot;:[&quot;doc:62693cba8f08621fba99693b&quot;,&quot;doc:62693dbe8f08a0b29b7adcb0&quot;],&quot;referencesOptions&quot;:{&quot;doc:62693cba8f08621fba99693b&quot;:{&quot;author&quot;:true,&quot;year&quot;:true,&quot;pageReplace&quot;:&quot;&quot;,&quot;prefix&quot;:&quot;&quot;,&quot;suffix&quot;:&quot;&quot;},&quot;doc:62693dbe8f08a0b29b7adcb0&quot;:{&quot;author&quot;:true,&quot;year&quot;:true,&quot;pageReplace&quot;:&quot;&quot;,&quot;prefix&quot;:&quot;&quot;,&quot;suffix&quot;:&quot;&quot;}},&quot;hasBrokenReferences&quot;:false,&quot;hasManualEdits&quot;:false,&quot;citationType&quot;:&quot;inline&quot;,&quot;id&quot;:-1037811082,&quot;citationText&quot;:&quot;&lt;span style=\&quot;font-family:Palatino Linotype;font-size:13.333333333333332px;color:#000000\&quot;&gt;[1,2]&lt;/span&gt;&quot;}"/>
          <w:id w:val="-1037811082"/>
          <w:placeholder>
            <w:docPart w:val="14FF33BE53814422A789AF6AAEDEE6E3"/>
          </w:placeholder>
        </w:sdtPr>
        <w:sdtContent>
          <w:r w:rsidRPr="00023FD0">
            <w:t>[1,2]</w:t>
          </w:r>
        </w:sdtContent>
      </w:sdt>
      <w:r w:rsidRPr="00023FD0">
        <w:t xml:space="preserve">. </w:t>
      </w:r>
      <w:r w:rsidRPr="007E0F9D">
        <w:t xml:space="preserve">As a representative example, a variable speed control device that </w:t>
      </w:r>
      <w:r>
        <w:t>adjust</w:t>
      </w:r>
      <w:r w:rsidRPr="007E0F9D">
        <w:t xml:space="preserve"> the</w:t>
      </w:r>
      <w:r>
        <w:t xml:space="preserve"> </w:t>
      </w:r>
      <w:r w:rsidRPr="007E0F9D">
        <w:t xml:space="preserve">frequency </w:t>
      </w:r>
      <w:r>
        <w:t>of</w:t>
      </w:r>
      <w:r w:rsidRPr="007E0F9D">
        <w:t xml:space="preserve"> voltage</w:t>
      </w:r>
      <w:r>
        <w:t xml:space="preserve"> power</w:t>
      </w:r>
      <w:r w:rsidRPr="007E0F9D">
        <w:t xml:space="preserve"> according to the fresh water temperature output from the central cooling water </w:t>
      </w:r>
      <w:proofErr w:type="gramStart"/>
      <w:r w:rsidRPr="007E0F9D">
        <w:t>system</w:t>
      </w:r>
      <w:r w:rsidRPr="00023FD0">
        <w:t>(</w:t>
      </w:r>
      <w:proofErr w:type="gramEnd"/>
      <w:r w:rsidRPr="00023FD0">
        <w:t>CCWS)</w:t>
      </w:r>
      <w:r w:rsidRPr="007E0F9D">
        <w:t xml:space="preserve"> is applied </w:t>
      </w:r>
      <w:r w:rsidRPr="007E0F9D">
        <w:lastRenderedPageBreak/>
        <w:t>to the cooling seawater pump motor to save energy.</w:t>
      </w:r>
    </w:p>
    <w:p w14:paraId="4B55ADC6" w14:textId="77777777" w:rsidR="00023FD0" w:rsidRPr="00023FD0" w:rsidRDefault="00023FD0" w:rsidP="00023FD0">
      <w:pPr>
        <w:ind w:firstLine="204"/>
        <w:jc w:val="both"/>
      </w:pPr>
      <w:r w:rsidRPr="00B62FA3">
        <w:t>A. T. de Almeida</w:t>
      </w:r>
      <w:sdt>
        <w:sdtPr>
          <w:alias w:val="Citation"/>
          <w:tag w:val="{&quot;referencesIds&quot;:[&quot;doc:6295bf8b8f0888c51b228c53&quot;,&quot;doc:6295cac98f08b035c3a45a27&quot;],&quot;referencesOptions&quot;:{&quot;doc:6295bf8b8f0888c51b228c53&quot;:{&quot;author&quot;:true,&quot;year&quot;:true,&quot;pageReplace&quot;:&quot;&quot;,&quot;prefix&quot;:&quot;&quot;,&quot;suffix&quot;:&quot;&quot;},&quot;doc:6295cac98f08b035c3a45a27&quot;:{&quot;author&quot;:true,&quot;year&quot;:true,&quot;pageReplace&quot;:&quot;&quot;,&quot;prefix&quot;:&quot;&quot;,&quot;suffix&quot;:&quot;&quot;}},&quot;hasBrokenReferences&quot;:false,&quot;hasManualEdits&quot;:false,&quot;citationType&quot;:&quot;inline&quot;,&quot;id&quot;:1678611983,&quot;citationText&quot;:&quot;&lt;span style=\&quot;font-family:Palatino Linotype;font-size:13.333333333333332px;color:#000000\&quot;&gt;[3,4]&lt;/span&gt;&quot;}"/>
          <w:id w:val="1678611983"/>
          <w:placeholder>
            <w:docPart w:val="EA43E10871C5470E894C52865274C8FE"/>
          </w:placeholder>
        </w:sdtPr>
        <w:sdtContent>
          <w:r w:rsidRPr="00023FD0">
            <w:t>[3,4]</w:t>
          </w:r>
        </w:sdtContent>
      </w:sdt>
      <w:r w:rsidRPr="00700D29">
        <w:t xml:space="preserve"> </w:t>
      </w:r>
      <w:r w:rsidRPr="00B62FA3">
        <w:t>pr</w:t>
      </w:r>
      <w:r>
        <w:t>oposed</w:t>
      </w:r>
      <w:r w:rsidRPr="00B62FA3">
        <w:t xml:space="preserve"> a motor design and control system to reduce energy and water loss in feedwater pump systems using PLC with variable speed motors in buildings and industrial plants</w:t>
      </w:r>
      <w:r w:rsidRPr="00023FD0">
        <w:t xml:space="preserve">. After that, </w:t>
      </w:r>
      <w:proofErr w:type="spellStart"/>
      <w:r w:rsidRPr="00023FD0">
        <w:t>Jin-seok</w:t>
      </w:r>
      <w:proofErr w:type="spellEnd"/>
      <w:r w:rsidRPr="00023FD0">
        <w:t xml:space="preserve"> Oh [5], Ji-young Lee</w:t>
      </w:r>
      <w:sdt>
        <w:sdtPr>
          <w:alias w:val="Citation"/>
          <w:tag w:val="{&quot;referencesIds&quot;:[&quot;doc:626943438f08a0b29b7adde8&quot;],&quot;referencesOptions&quot;:{&quot;doc:626943438f08a0b29b7adde8&quot;:{&quot;author&quot;:true,&quot;year&quot;:true,&quot;pageReplace&quot;:&quot;&quot;,&quot;prefix&quot;:&quot;&quot;,&quot;suffix&quot;:&quot;&quot;}},&quot;hasBrokenReferences&quot;:false,&quot;hasManualEdits&quot;:false,&quot;citationType&quot;:&quot;inline&quot;,&quot;id&quot;:1510879474,&quot;citationText&quot;:&quot;&lt;span style=\&quot;font-family:Palatino Linotype;font-size:13.333333333333332px;color:#000000\&quot;&gt;[6]&lt;/span&gt;&quot;}"/>
          <w:id w:val="1510879474"/>
          <w:placeholder>
            <w:docPart w:val="2DECD9D6094040D7A73A4538E8AAE00A"/>
          </w:placeholder>
        </w:sdtPr>
        <w:sdtContent>
          <w:r w:rsidRPr="00023FD0">
            <w:t>[6]</w:t>
          </w:r>
        </w:sdtContent>
      </w:sdt>
      <w:r w:rsidRPr="00023FD0">
        <w:t>, and Yun-</w:t>
      </w:r>
      <w:proofErr w:type="spellStart"/>
      <w:r w:rsidRPr="00023FD0">
        <w:t>hyung</w:t>
      </w:r>
      <w:proofErr w:type="spellEnd"/>
      <w:r w:rsidRPr="00023FD0">
        <w:t xml:space="preserve"> Kim </w:t>
      </w:r>
      <w:sdt>
        <w:sdtPr>
          <w:alias w:val="Citation"/>
          <w:tag w:val="{&quot;referencesIds&quot;:[&quot;doc:626941268f081119d71524eb&quot;,&quot;doc:6357d38a8f08c53774d0486e&quot;],&quot;referencesOptions&quot;:{&quot;doc:626941268f081119d71524eb&quot;:{&quot;author&quot;:true,&quot;year&quot;:true,&quot;pageReplace&quot;:&quot;&quot;,&quot;prefix&quot;:&quot;&quot;,&quot;suffix&quot;:&quot;&quot;},&quot;doc:6357d38a8f08c53774d0486e&quot;:{&quot;author&quot;:true,&quot;year&quot;:true,&quot;pageReplace&quot;:&quot;&quot;,&quot;prefix&quot;:&quot;&quot;,&quot;suffix&quot;:&quot;&quot;}},&quot;hasBrokenReferences&quot;:false,&quot;hasManualEdits&quot;:false,&quot;citationType&quot;:&quot;inline&quot;,&quot;id&quot;:-1508059439,&quot;citationText&quot;:&quot;&lt;span style=\&quot;font-family:Palatino Linotype;font-size:13.333333333333332px;color:#000000\&quot;&gt;[7,8]&lt;/span&gt;&quot;}"/>
          <w:id w:val="-1508059439"/>
          <w:placeholder>
            <w:docPart w:val="4119309DEA064CE3B0F9436C102771E9"/>
          </w:placeholder>
        </w:sdtPr>
        <w:sdtContent>
          <w:r w:rsidRPr="00023FD0">
            <w:t>[7,8]</w:t>
          </w:r>
        </w:sdtContent>
      </w:sdt>
      <w:r w:rsidRPr="00023FD0">
        <w:t xml:space="preserve"> suggested applying a variable speed pump to save electrical energy in the ship CCWS. Furthermore, Sung-</w:t>
      </w:r>
      <w:proofErr w:type="spellStart"/>
      <w:r w:rsidRPr="00023FD0">
        <w:t>hee</w:t>
      </w:r>
      <w:proofErr w:type="spellEnd"/>
      <w:r w:rsidRPr="00023FD0">
        <w:t xml:space="preserve"> Hong</w:t>
      </w:r>
      <w:sdt>
        <w:sdtPr>
          <w:alias w:val="Citation"/>
          <w:tag w:val="{&quot;referencesIds&quot;:[&quot;doc:6357d4a38f084fd8d13bac55&quot;],&quot;referencesOptions&quot;:{&quot;doc:6357d4a38f084fd8d13bac55&quot;:{&quot;author&quot;:true,&quot;year&quot;:true,&quot;pageReplace&quot;:&quot;&quot;,&quot;prefix&quot;:&quot;&quot;,&quot;suffix&quot;:&quot;&quot;}},&quot;hasBrokenReferences&quot;:false,&quot;hasManualEdits&quot;:false,&quot;citationType&quot;:&quot;inline&quot;,&quot;id&quot;:-1767386757,&quot;citationText&quot;:&quot;&lt;span style=\&quot;font-family:Palatino Linotype;font-size:13.333333333333332px;color:#000000\&quot;&gt;[9]&lt;/span&gt;&quot;}"/>
          <w:id w:val="-1767386757"/>
          <w:placeholder>
            <w:docPart w:val="4B35DAFF9C434F6DAF5F23A30C56B602"/>
          </w:placeholder>
        </w:sdtPr>
        <w:sdtContent>
          <w:r w:rsidRPr="00023FD0">
            <w:t>[9]</w:t>
          </w:r>
        </w:sdtContent>
      </w:sdt>
      <w:r w:rsidRPr="00023FD0">
        <w:t xml:space="preserve"> also studied the case of applying a variable speed seawater pump motor.</w:t>
      </w:r>
    </w:p>
    <w:p w14:paraId="30F86F67" w14:textId="77777777" w:rsidR="00023FD0" w:rsidRPr="00023FD0" w:rsidRDefault="00023FD0" w:rsidP="00023FD0">
      <w:pPr>
        <w:ind w:firstLine="204"/>
        <w:jc w:val="both"/>
      </w:pPr>
      <w:r w:rsidRPr="00023FD0">
        <w:t xml:space="preserve">The energy saving evaluation method of the CCWS to which the ship's variable speed </w:t>
      </w:r>
      <w:proofErr w:type="gramStart"/>
      <w:r w:rsidRPr="00023FD0">
        <w:t>drive(</w:t>
      </w:r>
      <w:proofErr w:type="gramEnd"/>
      <w:r w:rsidRPr="00023FD0">
        <w:t xml:space="preserve">VFD) seawater pump is applied was also studied. Chun-Lien </w:t>
      </w:r>
      <w:proofErr w:type="spellStart"/>
      <w:r w:rsidRPr="00023FD0">
        <w:t>Su</w:t>
      </w:r>
      <w:proofErr w:type="spellEnd"/>
      <w:r w:rsidRPr="00023FD0">
        <w:t xml:space="preserve"> and S. </w:t>
      </w:r>
      <w:proofErr w:type="spellStart"/>
      <w:r w:rsidRPr="00023FD0">
        <w:t>Yimchoy</w:t>
      </w:r>
      <w:proofErr w:type="spellEnd"/>
      <w:sdt>
        <w:sdtPr>
          <w:alias w:val="Citation"/>
          <w:tag w:val="{&quot;referencesIds&quot;:[&quot;doc:6295eb828f0888c51b22959a&quot;,&quot;doc:626b19818f0837f207899855&quot;],&quot;referencesOptions&quot;:{&quot;doc:6295eb828f0888c51b22959a&quot;:{&quot;author&quot;:true,&quot;year&quot;:true,&quot;pageReplace&quot;:&quot;&quot;,&quot;prefix&quot;:&quot;&quot;,&quot;suffix&quot;:&quot;&quot;},&quot;doc:626b19818f0837f207899855&quot;:{&quot;author&quot;:true,&quot;year&quot;:true,&quot;pageReplace&quot;:&quot;&quot;,&quot;prefix&quot;:&quot;&quot;,&quot;suffix&quot;:&quot;&quot;}},&quot;hasBrokenReferences&quot;:false,&quot;hasManualEdits&quot;:false,&quot;citationType&quot;:&quot;inline&quot;,&quot;id&quot;:-1741854942,&quot;citationText&quot;:&quot;&lt;span style=\&quot;font-family:Palatino Linotype;font-size:13.333333333333332px;color:#000000\&quot;&gt;[10,11]&lt;/span&gt;&quot;}"/>
          <w:id w:val="-1741854942"/>
          <w:placeholder>
            <w:docPart w:val="46BED22BFA1E4120A5EFCAD4459C7ECF"/>
          </w:placeholder>
        </w:sdtPr>
        <w:sdtContent>
          <w:r w:rsidRPr="00023FD0">
            <w:t>[10,11]</w:t>
          </w:r>
        </w:sdtContent>
      </w:sdt>
      <w:r w:rsidRPr="00023FD0">
        <w:t xml:space="preserve"> proposed a calculation method for the immediate energy savings of ships with VFD applied to the central cooling seawater pump. </w:t>
      </w:r>
      <w:proofErr w:type="spellStart"/>
      <w:r w:rsidRPr="00023FD0">
        <w:t>Kocak</w:t>
      </w:r>
      <w:proofErr w:type="spellEnd"/>
      <w:r w:rsidRPr="00023FD0">
        <w:t xml:space="preserve"> </w:t>
      </w:r>
      <w:r w:rsidRPr="00AC4B7D">
        <w:t>and</w:t>
      </w:r>
      <w:r w:rsidRPr="00023FD0">
        <w:t xml:space="preserve"> Gazi </w:t>
      </w:r>
      <w:sdt>
        <w:sdtPr>
          <w:alias w:val="Citation"/>
          <w:tag w:val="{&quot;referencesIds&quot;:[&quot;doc:62998c608f083e58578078ab&quot;],&quot;referencesOptions&quot;:{&quot;doc:62998c608f083e58578078ab&quot;:{&quot;author&quot;:true,&quot;year&quot;:true,&quot;pageReplace&quot;:&quot;&quot;,&quot;prefix&quot;:&quot;&quot;,&quot;suffix&quot;:&quot;&quot;}},&quot;hasBrokenReferences&quot;:false,&quot;hasManualEdits&quot;:false,&quot;citationType&quot;:&quot;inline&quot;,&quot;id&quot;:-315498125,&quot;citationText&quot;:&quot;&lt;span style=\&quot;font-family:Palatino Linotype;font-size:13.333333333333332px;color:#000000\&quot;&gt;[12]&lt;/span&gt;&quot;}"/>
          <w:id w:val="-315498125"/>
          <w:placeholder>
            <w:docPart w:val="FBB4308AA4084561B19DAF50FD48A543"/>
          </w:placeholder>
        </w:sdtPr>
        <w:sdtContent>
          <w:r w:rsidRPr="00023FD0">
            <w:t>[12]</w:t>
          </w:r>
        </w:sdtContent>
      </w:sdt>
      <w:r w:rsidRPr="00023FD0">
        <w:t xml:space="preserve"> analyzed the potential energy savings of a central cooling system with a variable speed seawater pump and calculated the annual energy cost saved by the variable speed seawater pump according to the seawater temperature.</w:t>
      </w:r>
    </w:p>
    <w:p w14:paraId="45D6A087" w14:textId="77777777" w:rsidR="00023FD0" w:rsidRPr="00023FD0" w:rsidRDefault="00023FD0" w:rsidP="00023FD0">
      <w:pPr>
        <w:ind w:firstLine="204"/>
        <w:jc w:val="both"/>
      </w:pPr>
      <w:proofErr w:type="spellStart"/>
      <w:r w:rsidRPr="00023FD0">
        <w:t>Pariotis</w:t>
      </w:r>
      <w:proofErr w:type="spellEnd"/>
      <w:r w:rsidRPr="00023FD0">
        <w:t xml:space="preserve">, E. G. </w:t>
      </w:r>
      <w:sdt>
        <w:sdtPr>
          <w:alias w:val="Citation"/>
          <w:tag w:val="{&quot;referencesIds&quot;:[&quot;doc:6295ee508f083e585780042f&quot;],&quot;referencesOptions&quot;:{&quot;doc:6295ee508f083e585780042f&quot;:{&quot;author&quot;:true,&quot;year&quot;:true,&quot;pageReplace&quot;:&quot;&quot;,&quot;prefix&quot;:&quot;&quot;,&quot;suffix&quot;:&quot;&quot;}},&quot;hasBrokenReferences&quot;:false,&quot;hasManualEdits&quot;:false,&quot;citationType&quot;:&quot;inline&quot;,&quot;id&quot;:-110127917,&quot;citationText&quot;:&quot;&lt;span style=\&quot;font-family:Palatino Linotype;font-size:13.333333333333332px;color:#000000\&quot;&gt;[13]&lt;/span&gt;&quot;}"/>
          <w:id w:val="-110127917"/>
          <w:placeholder>
            <w:docPart w:val="CFD02C731CBE4703AC97DD23F9ED74E9"/>
          </w:placeholder>
        </w:sdtPr>
        <w:sdtContent>
          <w:r w:rsidRPr="00023FD0">
            <w:t>[13]</w:t>
          </w:r>
        </w:sdtContent>
      </w:sdt>
      <w:r w:rsidRPr="00023FD0">
        <w:t xml:space="preserve"> studied the importance of using an integrated approach for reliable evaluation of retrofit </w:t>
      </w:r>
      <w:r w:rsidRPr="0009697A">
        <w:t>solutions</w:t>
      </w:r>
      <w:r w:rsidRPr="00023FD0">
        <w:t xml:space="preserve"> of CCWs of variable speed seawater pumps to maximize the fuel economy of ships.  </w:t>
      </w:r>
    </w:p>
    <w:p w14:paraId="55D93A47" w14:textId="77777777" w:rsidR="00023FD0" w:rsidRPr="00023FD0" w:rsidRDefault="00023FD0" w:rsidP="00023FD0">
      <w:pPr>
        <w:ind w:firstLine="204"/>
        <w:jc w:val="both"/>
      </w:pPr>
      <w:proofErr w:type="spellStart"/>
      <w:r w:rsidRPr="00023FD0">
        <w:t>Giannoutsos</w:t>
      </w:r>
      <w:proofErr w:type="spellEnd"/>
      <w:r w:rsidRPr="00023FD0">
        <w:t xml:space="preserve">, S.V </w:t>
      </w:r>
      <w:sdt>
        <w:sdtPr>
          <w:alias w:val="Citation"/>
          <w:tag w:val="{&quot;referencesIds&quot;:[&quot;doc:626b12418f0892490b1072f2&quot;],&quot;referencesOptions&quot;:{&quot;doc:626b12418f0892490b1072f2&quot;:{&quot;author&quot;:true,&quot;year&quot;:true,&quot;pageReplace&quot;:&quot;&quot;,&quot;prefix&quot;:&quot;&quot;,&quot;suffix&quot;:&quot;&quot;}},&quot;hasBrokenReferences&quot;:false,&quot;hasManualEdits&quot;:false,&quot;citationType&quot;:&quot;inline&quot;,&quot;id&quot;:1881211082,&quot;citationText&quot;:&quot;&lt;span style=\&quot;font-family:Palatino Linotype;font-size:13.333333333333332px;color:#000000\&quot;&gt;[14]&lt;/span&gt;&quot;}"/>
          <w:id w:val="1881211082"/>
          <w:placeholder>
            <w:docPart w:val="64655D6DD1814FB89A8B1C387832DBC8"/>
          </w:placeholder>
        </w:sdtPr>
        <w:sdtContent>
          <w:r w:rsidRPr="00023FD0">
            <w:t>[14]</w:t>
          </w:r>
        </w:sdtContent>
      </w:sdt>
      <w:r w:rsidRPr="00023FD0">
        <w:t xml:space="preserve"> confirmed a reduction in fuel consumption of diesel generators </w:t>
      </w:r>
      <w:r w:rsidRPr="00BB60A0">
        <w:t>compared</w:t>
      </w:r>
      <w:r w:rsidRPr="00023FD0">
        <w:t xml:space="preserve"> to when a fixed speed seawater pump was applied by designing a data-driven PID process controller and applying a variable speed seawater pump and controller to an actual tanker. In addition, Chang-</w:t>
      </w:r>
      <w:proofErr w:type="spellStart"/>
      <w:r w:rsidRPr="00023FD0">
        <w:t>seop</w:t>
      </w:r>
      <w:proofErr w:type="spellEnd"/>
      <w:r w:rsidRPr="00023FD0">
        <w:t xml:space="preserve"> Lee </w:t>
      </w:r>
      <w:sdt>
        <w:sdtPr>
          <w:alias w:val="Citation"/>
          <w:tag w:val="{&quot;referencesIds&quot;:[&quot;doc:626a8fed8f08a860dee27957&quot;],&quot;referencesOptions&quot;:{&quot;doc:626a8fed8f08a860dee27957&quot;:{&quot;author&quot;:true,&quot;year&quot;:true,&quot;pageReplace&quot;:&quot;&quot;,&quot;prefix&quot;:&quot;&quot;,&quot;suffix&quot;:&quot;&quot;}},&quot;hasBrokenReferences&quot;:false,&quot;hasManualEdits&quot;:false,&quot;citationType&quot;:&quot;inline&quot;,&quot;id&quot;:1012179604,&quot;citationText&quot;:&quot;&lt;span style=\&quot;font-family:Palatino Linotype;font-size:13.333333333333332px;color:#000000\&quot;&gt;[15]&lt;/span&gt;&quot;}"/>
          <w:id w:val="1012179604"/>
          <w:placeholder>
            <w:docPart w:val="BB92F2CBDD184F20BBFFB1F88121E9F1"/>
          </w:placeholder>
        </w:sdtPr>
        <w:sdtContent>
          <w:r w:rsidRPr="00023FD0">
            <w:t>[15]</w:t>
          </w:r>
        </w:sdtContent>
      </w:sdt>
      <w:r w:rsidRPr="00023FD0">
        <w:t xml:space="preserve"> applied the feed-forward control method, and TY Jeon</w:t>
      </w:r>
      <w:sdt>
        <w:sdtPr>
          <w:alias w:val="Citation"/>
          <w:tag w:val="{&quot;referencesIds&quot;:[&quot;doc:62ecae398f08efd5c718f22e&quot;],&quot;referencesOptions&quot;:{&quot;doc:62ecae398f08efd5c718f22e&quot;:{&quot;author&quot;:true,&quot;year&quot;:true,&quot;pageReplace&quot;:&quot;&quot;,&quot;prefix&quot;:&quot;&quot;,&quot;suffix&quot;:&quot;&quot;}},&quot;hasBrokenReferences&quot;:false,&quot;hasManualEdits&quot;:false,&quot;citationType&quot;:&quot;inline&quot;,&quot;id&quot;:-693385466,&quot;citationText&quot;:&quot;&lt;span style=\&quot;font-family:Palatino Linotype;font-size:13.333333333333332px;color:#000000\&quot;&gt;[16]&lt;/span&gt;&quot;}"/>
          <w:id w:val="-693385466"/>
          <w:placeholder>
            <w:docPart w:val="1B44DE11D5E2475A8C12642152DFC2D3"/>
          </w:placeholder>
        </w:sdtPr>
        <w:sdtContent>
          <w:r w:rsidRPr="00023FD0">
            <w:t>[16]</w:t>
          </w:r>
        </w:sdtContent>
      </w:sdt>
      <w:r w:rsidRPr="00023FD0">
        <w:t xml:space="preserve"> changed the PI controller's feedback position for the seawater pump's speed control and confirmed the energy saving through simulation.</w:t>
      </w:r>
    </w:p>
    <w:p w14:paraId="76E3E84E" w14:textId="6CDDF019" w:rsidR="00023FD0" w:rsidRDefault="00023FD0" w:rsidP="00023FD0">
      <w:pPr>
        <w:ind w:firstLine="204"/>
        <w:rPr>
          <w:rFonts w:eastAsia="함초롬바탕"/>
        </w:rPr>
      </w:pPr>
      <w:r w:rsidRPr="005E2AE0">
        <w:rPr>
          <w:rFonts w:eastAsia="함초롬바탕"/>
        </w:rPr>
        <w:t xml:space="preserve">In this </w:t>
      </w:r>
      <w:r w:rsidRPr="005E2AE0">
        <w:t>study</w:t>
      </w:r>
      <w:r w:rsidRPr="005E2AE0">
        <w:rPr>
          <w:rFonts w:eastAsia="함초롬바탕"/>
        </w:rPr>
        <w:t>, the central cooling water system is modeled close to reality using actual operating data.</w:t>
      </w:r>
      <w:r>
        <w:rPr>
          <w:rFonts w:eastAsia="함초롬바탕"/>
        </w:rPr>
        <w:t xml:space="preserve"> </w:t>
      </w:r>
      <w:r w:rsidRPr="004E3F66">
        <w:rPr>
          <w:rFonts w:eastAsia="함초롬바탕"/>
        </w:rPr>
        <w:t xml:space="preserve">In addition, we would like to prove their effectiveness by developing the </w:t>
      </w:r>
      <w:proofErr w:type="gramStart"/>
      <w:r w:rsidRPr="004E3F66">
        <w:rPr>
          <w:rFonts w:eastAsia="함초롬바탕"/>
        </w:rPr>
        <w:t>MIMO(</w:t>
      </w:r>
      <w:proofErr w:type="gramEnd"/>
      <w:r w:rsidRPr="004E3F66">
        <w:rPr>
          <w:rFonts w:eastAsia="함초롬바탕"/>
        </w:rPr>
        <w:t>Multi Input Multi Output) optimal controller for seawater pump speed control and 3-way valve opening control.</w:t>
      </w:r>
    </w:p>
    <w:p w14:paraId="12DECAF8" w14:textId="77777777" w:rsidR="00023FD0" w:rsidRDefault="00023FD0" w:rsidP="00023FD0">
      <w:pPr>
        <w:pStyle w:val="SectionHeading"/>
        <w:rPr>
          <w:rFonts w:eastAsia="함초롬바탕" w:cstheme="minorBidi"/>
          <w:b w:val="0"/>
          <w:sz w:val="20"/>
          <w:szCs w:val="22"/>
        </w:rPr>
      </w:pPr>
    </w:p>
    <w:p w14:paraId="689A640D" w14:textId="40BCC61D" w:rsidR="00023FD0" w:rsidRPr="00023FD0" w:rsidRDefault="00023FD0" w:rsidP="00303660">
      <w:pPr>
        <w:pStyle w:val="SectionHeading"/>
        <w:rPr>
          <w:rFonts w:hint="eastAsia"/>
        </w:rPr>
      </w:pPr>
      <w:r w:rsidRPr="00FA04F1">
        <w:rPr>
          <w:lang w:eastAsia="zh-CN"/>
        </w:rPr>
        <w:t xml:space="preserve">2. </w:t>
      </w:r>
      <w:r>
        <w:rPr>
          <w:lang w:eastAsia="zh-CN"/>
        </w:rPr>
        <w:t>Simulation m</w:t>
      </w:r>
      <w:r>
        <w:rPr>
          <w:rFonts w:eastAsia="맑은 고딕"/>
          <w:lang w:eastAsia="ko-KR"/>
        </w:rPr>
        <w:t>odeling of ship central cooling system</w:t>
      </w:r>
    </w:p>
    <w:p w14:paraId="2A8654B7" w14:textId="6BF21281" w:rsidR="00DD298D" w:rsidRPr="00867293" w:rsidRDefault="00303660" w:rsidP="00DD298D">
      <w:pPr>
        <w:pStyle w:val="SubsectionHeading"/>
      </w:pPr>
      <w:r>
        <w:t>2</w:t>
      </w:r>
      <w:r w:rsidR="005F28C9" w:rsidRPr="00867293">
        <w:t xml:space="preserve">.1. </w:t>
      </w:r>
      <w:r w:rsidR="00023FD0">
        <w:rPr>
          <w:rFonts w:eastAsia="맑은 고딕"/>
          <w:lang w:eastAsia="ko-KR"/>
        </w:rPr>
        <w:t>Configuration of central cooling system on a ship</w:t>
      </w:r>
    </w:p>
    <w:p w14:paraId="3DB41B7B" w14:textId="646F4E66" w:rsidR="00303660" w:rsidRDefault="00303660" w:rsidP="00303660">
      <w:pPr>
        <w:ind w:firstLine="204"/>
        <w:rPr>
          <w:rFonts w:eastAsia="함초롬바탕"/>
          <w:lang w:eastAsia="ko-KR"/>
        </w:rPr>
      </w:pPr>
      <w:r w:rsidRPr="00390189">
        <w:rPr>
          <w:rFonts w:eastAsia="함초롬바탕"/>
          <w:b/>
          <w:bCs/>
          <w:lang w:eastAsia="ko-KR"/>
        </w:rPr>
        <w:t>Figure 1</w:t>
      </w:r>
      <w:r w:rsidRPr="00390189">
        <w:rPr>
          <w:rFonts w:eastAsia="함초롬바탕"/>
          <w:lang w:eastAsia="ko-KR"/>
        </w:rPr>
        <w:t xml:space="preserve"> shows the </w:t>
      </w:r>
      <w:r>
        <w:rPr>
          <w:rFonts w:eastAsia="함초롬바탕"/>
          <w:lang w:eastAsia="ko-KR"/>
        </w:rPr>
        <w:t>CCWS</w:t>
      </w:r>
      <w:r w:rsidRPr="00390189">
        <w:rPr>
          <w:rFonts w:eastAsia="함초롬바탕"/>
          <w:lang w:eastAsia="ko-KR"/>
        </w:rPr>
        <w:t xml:space="preserve"> of an actual ship to be modeled</w:t>
      </w:r>
      <w:sdt>
        <w:sdtPr>
          <w:rPr>
            <w:rFonts w:eastAsia="함초롬바탕"/>
            <w:highlight w:val="white"/>
            <w:lang w:eastAsia="ko-KR"/>
          </w:rPr>
          <w:alias w:val="Citation"/>
          <w:tag w:val="{&quot;referencesIds&quot;:[&quot;doc:626944a28f0892490b0fed0b&quot;],&quot;referencesOptions&quot;:{&quot;doc:626944a28f0892490b0fed0b&quot;:{&quot;author&quot;:true,&quot;year&quot;:true,&quot;pageReplace&quot;:&quot;&quot;,&quot;prefix&quot;:&quot;&quot;,&quot;suffix&quot;:&quot;&quot;}},&quot;hasBrokenReferences&quot;:false,&quot;hasManualEdits&quot;:false,&quot;citationType&quot;:&quot;inline&quot;,&quot;id&quot;:-2068177190,&quot;citationText&quot;:&quot;&lt;span style=\&quot;font-family:Palatino Linotype;font-size:13.333333333333332px;color:#000000\&quot;&gt;[17]&lt;/span&gt;&quot;}"/>
          <w:id w:val="-2068177190"/>
          <w:placeholder>
            <w:docPart w:val="A3D0F41914104A36B20237B71F2B9F03"/>
          </w:placeholder>
        </w:sdtPr>
        <w:sdtContent>
          <w:r>
            <w:rPr>
              <w:szCs w:val="20"/>
            </w:rPr>
            <w:t>[17]</w:t>
          </w:r>
        </w:sdtContent>
      </w:sdt>
      <w:r>
        <w:rPr>
          <w:rFonts w:eastAsia="함초롬바탕" w:hint="eastAsia"/>
          <w:lang w:eastAsia="ko-KR"/>
        </w:rPr>
        <w:t>.</w:t>
      </w:r>
      <w:r>
        <w:rPr>
          <w:rFonts w:eastAsia="함초롬바탕"/>
          <w:lang w:eastAsia="ko-KR"/>
        </w:rPr>
        <w:t xml:space="preserve"> </w:t>
      </w:r>
      <w:r w:rsidRPr="00BF54EF">
        <w:rPr>
          <w:rFonts w:eastAsia="함초롬바탕"/>
          <w:lang w:eastAsia="ko-KR"/>
        </w:rPr>
        <w:t xml:space="preserve">It consists of a </w:t>
      </w:r>
      <w:proofErr w:type="gramStart"/>
      <w:r w:rsidRPr="00BF54EF">
        <w:rPr>
          <w:rFonts w:eastAsia="함초롬바탕"/>
          <w:lang w:eastAsia="ko-KR"/>
        </w:rPr>
        <w:t>seawater</w:t>
      </w:r>
      <w:r>
        <w:rPr>
          <w:rFonts w:eastAsia="함초롬바탕"/>
          <w:lang w:eastAsia="ko-KR"/>
        </w:rPr>
        <w:t>(</w:t>
      </w:r>
      <w:proofErr w:type="gramEnd"/>
      <w:r>
        <w:rPr>
          <w:rFonts w:eastAsia="함초롬바탕"/>
          <w:lang w:eastAsia="ko-KR"/>
        </w:rPr>
        <w:t>SW)</w:t>
      </w:r>
      <w:r w:rsidRPr="00BF54EF">
        <w:rPr>
          <w:rFonts w:eastAsia="함초롬바탕"/>
          <w:lang w:eastAsia="ko-KR"/>
        </w:rPr>
        <w:t xml:space="preserve"> pump that supplies seawater, a freshwater pump</w:t>
      </w:r>
      <w:r>
        <w:rPr>
          <w:rFonts w:eastAsia="함초롬바탕"/>
          <w:lang w:eastAsia="ko-KR"/>
        </w:rPr>
        <w:t>(FW)</w:t>
      </w:r>
      <w:r w:rsidRPr="00BF54EF">
        <w:rPr>
          <w:rFonts w:eastAsia="함초롬바탕"/>
          <w:lang w:eastAsia="ko-KR"/>
        </w:rPr>
        <w:t xml:space="preserve"> that circulates fresh water, a heat exchanger</w:t>
      </w:r>
      <w:r>
        <w:rPr>
          <w:rFonts w:eastAsia="함초롬바탕"/>
          <w:lang w:eastAsia="ko-KR"/>
        </w:rPr>
        <w:t>(HEX)</w:t>
      </w:r>
      <w:r w:rsidRPr="00BF54EF">
        <w:rPr>
          <w:rFonts w:eastAsia="함초롬바탕"/>
          <w:lang w:eastAsia="ko-KR"/>
        </w:rPr>
        <w:t xml:space="preserve"> that cools the heat of hot fresh water into cold seawater, and a </w:t>
      </w:r>
      <w:r>
        <w:rPr>
          <w:rFonts w:eastAsia="함초롬바탕"/>
          <w:lang w:eastAsia="ko-KR"/>
        </w:rPr>
        <w:t>3</w:t>
      </w:r>
      <w:r w:rsidRPr="00BF54EF">
        <w:rPr>
          <w:rFonts w:eastAsia="함초롬바탕"/>
          <w:lang w:eastAsia="ko-KR"/>
        </w:rPr>
        <w:t xml:space="preserve">-way valve that bypasses the supply of hot fresh water to the heat </w:t>
      </w:r>
      <w:r w:rsidRPr="00BF54EF">
        <w:t>exchanger</w:t>
      </w:r>
      <w:r w:rsidRPr="00BF54EF">
        <w:rPr>
          <w:rFonts w:eastAsia="함초롬바탕"/>
          <w:lang w:eastAsia="ko-KR"/>
        </w:rPr>
        <w:t>.</w:t>
      </w:r>
    </w:p>
    <w:p w14:paraId="1D1F91D9" w14:textId="6A13EF91" w:rsidR="00303660" w:rsidRDefault="00303660" w:rsidP="00303660">
      <w:pPr>
        <w:ind w:firstLine="204"/>
        <w:jc w:val="center"/>
      </w:pPr>
      <w:ins w:id="0" w:author="Lee Changmin" w:date="2022-10-21T20:08:00Z">
        <w:r w:rsidRPr="006742F8">
          <w:rPr>
            <w:noProof/>
            <w:lang w:eastAsia="ko-KR"/>
          </w:rPr>
          <w:lastRenderedPageBreak/>
          <w:drawing>
            <wp:inline distT="0" distB="0" distL="0" distR="0" wp14:anchorId="0D3E4745" wp14:editId="27CDC069">
              <wp:extent cx="4556760" cy="2301890"/>
              <wp:effectExtent l="0" t="0" r="0" b="317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2211" cy="2309695"/>
                      </a:xfrm>
                      <a:prstGeom prst="rect">
                        <a:avLst/>
                      </a:prstGeom>
                    </pic:spPr>
                  </pic:pic>
                </a:graphicData>
              </a:graphic>
            </wp:inline>
          </w:drawing>
        </w:r>
      </w:ins>
    </w:p>
    <w:p w14:paraId="369DBDD8" w14:textId="77777777" w:rsidR="00303660" w:rsidRPr="00501382" w:rsidRDefault="00303660" w:rsidP="00303660">
      <w:pPr>
        <w:pStyle w:val="MDPI51figurecaption"/>
        <w:ind w:left="0"/>
        <w:jc w:val="center"/>
      </w:pPr>
      <w:r w:rsidRPr="00FA04F1">
        <w:rPr>
          <w:b/>
        </w:rPr>
        <w:t xml:space="preserve">Figure 1. </w:t>
      </w:r>
      <w:r w:rsidRPr="0018453D">
        <w:rPr>
          <w:rFonts w:eastAsia="맑은 고딕"/>
        </w:rPr>
        <w:t>An</w:t>
      </w:r>
      <w:r>
        <w:rPr>
          <w:rFonts w:ascii="맑은 고딕" w:eastAsia="맑은 고딕" w:hAnsi="맑은 고딕" w:cs="맑은 고딕"/>
          <w:lang w:eastAsia="ko-KR"/>
        </w:rPr>
        <w:t xml:space="preserve"> </w:t>
      </w:r>
      <w:r w:rsidRPr="0018453D">
        <w:rPr>
          <w:rFonts w:eastAsia="맑은 고딕"/>
        </w:rPr>
        <w:t>example</w:t>
      </w:r>
      <w:r>
        <w:rPr>
          <w:rFonts w:ascii="맑은 고딕" w:eastAsia="맑은 고딕" w:hAnsi="맑은 고딕" w:cs="맑은 고딕"/>
          <w:lang w:eastAsia="ko-KR"/>
        </w:rPr>
        <w:t xml:space="preserve"> of</w:t>
      </w:r>
      <w:r>
        <w:t xml:space="preserve"> a central cooling system on a ship</w:t>
      </w:r>
    </w:p>
    <w:p w14:paraId="4A453CA1" w14:textId="77777777" w:rsidR="00303660" w:rsidRPr="00303660" w:rsidRDefault="00303660" w:rsidP="00303660">
      <w:pPr>
        <w:ind w:firstLine="204"/>
        <w:rPr>
          <w:rFonts w:eastAsia="함초롬바탕"/>
          <w:lang w:eastAsia="ko-KR"/>
        </w:rPr>
      </w:pPr>
      <w:r w:rsidRPr="00DC27BF">
        <w:rPr>
          <w:rFonts w:eastAsia="함초롬바탕"/>
          <w:lang w:eastAsia="ko-KR"/>
        </w:rPr>
        <w:t xml:space="preserve">The </w:t>
      </w:r>
      <w:r w:rsidRPr="00303660">
        <w:rPr>
          <w:rFonts w:eastAsia="함초롬바탕"/>
          <w:lang w:eastAsia="ko-KR"/>
        </w:rPr>
        <w:t>FW</w:t>
      </w:r>
      <w:r w:rsidRPr="00DC27BF">
        <w:rPr>
          <w:rFonts w:eastAsia="함초롬바탕"/>
          <w:lang w:eastAsia="ko-KR"/>
        </w:rPr>
        <w:t xml:space="preserve"> pump circulates fresh water to cool the </w:t>
      </w:r>
      <w:r>
        <w:rPr>
          <w:rFonts w:eastAsia="함초롬바탕"/>
          <w:lang w:eastAsia="ko-KR"/>
        </w:rPr>
        <w:t xml:space="preserve">thermal </w:t>
      </w:r>
      <w:r w:rsidRPr="00DC27BF">
        <w:rPr>
          <w:rFonts w:eastAsia="함초롬바탕"/>
          <w:lang w:eastAsia="ko-KR"/>
        </w:rPr>
        <w:t>load at a constant rotation speed.</w:t>
      </w:r>
      <w:r w:rsidRPr="00DC27BF">
        <w:rPr>
          <w:rFonts w:eastAsia="함초롬바탕" w:hint="eastAsia"/>
          <w:lang w:eastAsia="ko-KR"/>
        </w:rPr>
        <w:t xml:space="preserve"> </w:t>
      </w:r>
      <w:r w:rsidRPr="00316FD3">
        <w:rPr>
          <w:rFonts w:eastAsia="함초롬바탕" w:hint="eastAsia"/>
          <w:lang w:eastAsia="ko-KR"/>
        </w:rPr>
        <w:t xml:space="preserve">The </w:t>
      </w:r>
      <w:r>
        <w:rPr>
          <w:rFonts w:eastAsia="함초롬바탕"/>
          <w:lang w:eastAsia="ko-KR"/>
        </w:rPr>
        <w:t>FW</w:t>
      </w:r>
      <w:r w:rsidRPr="00316FD3">
        <w:rPr>
          <w:rFonts w:eastAsia="함초롬바탕" w:hint="eastAsia"/>
          <w:lang w:eastAsia="ko-KR"/>
        </w:rPr>
        <w:t xml:space="preserve"> cooled by the </w:t>
      </w:r>
      <w:r>
        <w:rPr>
          <w:rFonts w:eastAsia="함초롬바탕"/>
          <w:lang w:eastAsia="ko-KR"/>
        </w:rPr>
        <w:t xml:space="preserve">thermal </w:t>
      </w:r>
      <w:r w:rsidRPr="00316FD3">
        <w:rPr>
          <w:rFonts w:eastAsia="함초롬바탕" w:hint="eastAsia"/>
          <w:lang w:eastAsia="ko-KR"/>
        </w:rPr>
        <w:t xml:space="preserve">load is supplied to the </w:t>
      </w:r>
      <w:r>
        <w:rPr>
          <w:rFonts w:eastAsia="함초롬바탕"/>
          <w:lang w:eastAsia="ko-KR"/>
        </w:rPr>
        <w:t>CCWS</w:t>
      </w:r>
      <w:r w:rsidRPr="00316FD3">
        <w:rPr>
          <w:rFonts w:eastAsia="함초롬바탕" w:hint="eastAsia"/>
          <w:lang w:eastAsia="ko-KR"/>
        </w:rPr>
        <w:t xml:space="preserve"> at a temperature of about 38-43</w:t>
      </w:r>
      <w:r w:rsidRPr="00316FD3">
        <w:rPr>
          <w:rFonts w:eastAsia="함초롬바탕" w:hint="eastAsia"/>
          <w:lang w:eastAsia="ko-KR"/>
        </w:rPr>
        <w:t>℃</w:t>
      </w:r>
      <w:r w:rsidRPr="00316FD3">
        <w:rPr>
          <w:rFonts w:eastAsia="함초롬바탕" w:hint="eastAsia"/>
          <w:lang w:eastAsia="ko-KR"/>
        </w:rPr>
        <w:t>.</w:t>
      </w:r>
      <w:r>
        <w:rPr>
          <w:rFonts w:eastAsia="함초롬바탕"/>
          <w:lang w:eastAsia="ko-KR"/>
        </w:rPr>
        <w:t xml:space="preserve"> </w:t>
      </w:r>
      <w:r w:rsidRPr="0093699C">
        <w:rPr>
          <w:rFonts w:eastAsia="함초롬바탕"/>
          <w:lang w:eastAsia="ko-KR"/>
        </w:rPr>
        <w:t xml:space="preserve">The </w:t>
      </w:r>
      <w:r>
        <w:rPr>
          <w:rFonts w:eastAsia="함초롬바탕"/>
          <w:lang w:eastAsia="ko-KR"/>
        </w:rPr>
        <w:t>FW</w:t>
      </w:r>
      <w:r w:rsidRPr="0093699C">
        <w:rPr>
          <w:rFonts w:eastAsia="함초롬바탕"/>
          <w:lang w:eastAsia="ko-KR"/>
        </w:rPr>
        <w:t xml:space="preserve"> is supplied to the </w:t>
      </w:r>
      <w:r>
        <w:rPr>
          <w:rFonts w:eastAsia="함초롬바탕"/>
          <w:lang w:eastAsia="ko-KR"/>
        </w:rPr>
        <w:t>HEX,</w:t>
      </w:r>
      <w:r w:rsidRPr="0093699C">
        <w:rPr>
          <w:rFonts w:eastAsia="함초롬바탕"/>
          <w:lang w:eastAsia="ko-KR"/>
        </w:rPr>
        <w:t xml:space="preserve"> and the </w:t>
      </w:r>
      <w:r>
        <w:rPr>
          <w:rFonts w:eastAsia="함초롬바탕"/>
          <w:lang w:eastAsia="ko-KR"/>
        </w:rPr>
        <w:t>3-way valve adjusts the bypassed flow rat</w:t>
      </w:r>
      <w:r w:rsidRPr="0093699C">
        <w:rPr>
          <w:rFonts w:eastAsia="함초롬바탕"/>
          <w:lang w:eastAsia="ko-KR"/>
        </w:rPr>
        <w:t>e</w:t>
      </w:r>
      <w:r>
        <w:rPr>
          <w:rFonts w:eastAsia="함초롬바탕" w:hint="eastAsia"/>
          <w:lang w:eastAsia="ko-KR"/>
        </w:rPr>
        <w:t>.</w:t>
      </w:r>
      <w:r>
        <w:rPr>
          <w:rFonts w:eastAsia="함초롬바탕"/>
          <w:lang w:eastAsia="ko-KR"/>
        </w:rPr>
        <w:t xml:space="preserve"> The FW</w:t>
      </w:r>
      <w:r w:rsidRPr="00852F8C">
        <w:rPr>
          <w:rFonts w:eastAsia="함초롬바탕"/>
          <w:lang w:eastAsia="ko-KR"/>
        </w:rPr>
        <w:t xml:space="preserve"> supplied to the </w:t>
      </w:r>
      <w:r>
        <w:rPr>
          <w:rFonts w:eastAsia="함초롬바탕"/>
          <w:lang w:eastAsia="ko-KR"/>
        </w:rPr>
        <w:t>HEX</w:t>
      </w:r>
      <w:r w:rsidRPr="00852F8C">
        <w:rPr>
          <w:rFonts w:eastAsia="함초롬바탕"/>
          <w:lang w:eastAsia="ko-KR"/>
        </w:rPr>
        <w:t xml:space="preserve"> is cooled by </w:t>
      </w:r>
      <w:r>
        <w:rPr>
          <w:rFonts w:eastAsia="함초롬바탕"/>
          <w:lang w:eastAsia="ko-KR"/>
        </w:rPr>
        <w:t xml:space="preserve">a </w:t>
      </w:r>
      <w:r w:rsidRPr="00852F8C">
        <w:rPr>
          <w:rFonts w:eastAsia="함초롬바탕"/>
          <w:lang w:eastAsia="ko-KR"/>
        </w:rPr>
        <w:t xml:space="preserve">low-temperature </w:t>
      </w:r>
      <w:r>
        <w:rPr>
          <w:rFonts w:eastAsia="함초롬바탕"/>
          <w:lang w:eastAsia="ko-KR"/>
        </w:rPr>
        <w:t>SW</w:t>
      </w:r>
      <w:r w:rsidRPr="00852F8C">
        <w:rPr>
          <w:rFonts w:eastAsia="함초롬바탕"/>
          <w:lang w:eastAsia="ko-KR"/>
        </w:rPr>
        <w:t>.</w:t>
      </w:r>
      <w:r>
        <w:rPr>
          <w:rFonts w:eastAsia="함초롬바탕"/>
          <w:lang w:eastAsia="ko-KR"/>
        </w:rPr>
        <w:t xml:space="preserve"> </w:t>
      </w:r>
      <w:r w:rsidRPr="005165AA">
        <w:rPr>
          <w:rFonts w:eastAsia="함초롬바탕"/>
          <w:lang w:eastAsia="ko-KR"/>
        </w:rPr>
        <w:t xml:space="preserve">The cooled </w:t>
      </w:r>
      <w:r>
        <w:rPr>
          <w:rFonts w:eastAsia="함초롬바탕"/>
          <w:lang w:eastAsia="ko-KR"/>
        </w:rPr>
        <w:t>FW</w:t>
      </w:r>
      <w:r w:rsidRPr="005165AA">
        <w:rPr>
          <w:rFonts w:eastAsia="함초롬바탕"/>
          <w:lang w:eastAsia="ko-KR"/>
        </w:rPr>
        <w:t xml:space="preserve"> is mixed with high-temperature </w:t>
      </w:r>
      <w:r>
        <w:rPr>
          <w:rFonts w:eastAsia="함초롬바탕"/>
          <w:lang w:eastAsia="ko-KR"/>
        </w:rPr>
        <w:t>FW</w:t>
      </w:r>
      <w:r w:rsidRPr="005165AA">
        <w:rPr>
          <w:rFonts w:eastAsia="함초롬바탕"/>
          <w:lang w:eastAsia="ko-KR"/>
        </w:rPr>
        <w:t xml:space="preserve"> bypassing the </w:t>
      </w:r>
      <w:r>
        <w:rPr>
          <w:rFonts w:eastAsia="함초롬바탕"/>
          <w:lang w:eastAsia="ko-KR"/>
        </w:rPr>
        <w:t>HEX</w:t>
      </w:r>
      <w:r w:rsidRPr="005165AA">
        <w:rPr>
          <w:rFonts w:eastAsia="함초롬바탕"/>
          <w:lang w:eastAsia="ko-KR"/>
        </w:rPr>
        <w:t xml:space="preserve"> by a three-way valve.</w:t>
      </w:r>
      <w:r>
        <w:rPr>
          <w:rFonts w:eastAsia="함초롬바탕"/>
          <w:lang w:eastAsia="ko-KR"/>
        </w:rPr>
        <w:t xml:space="preserve"> And the</w:t>
      </w:r>
      <w:r w:rsidRPr="00F475C4">
        <w:rPr>
          <w:rFonts w:eastAsia="함초롬바탕"/>
          <w:lang w:eastAsia="ko-KR"/>
        </w:rPr>
        <w:t xml:space="preserve"> </w:t>
      </w:r>
      <w:r>
        <w:rPr>
          <w:rFonts w:eastAsia="함초롬바탕"/>
          <w:lang w:eastAsia="ko-KR"/>
        </w:rPr>
        <w:t>mixed and cooled</w:t>
      </w:r>
      <w:r w:rsidRPr="00F475C4">
        <w:rPr>
          <w:rFonts w:eastAsia="함초롬바탕"/>
          <w:lang w:eastAsia="ko-KR"/>
        </w:rPr>
        <w:t xml:space="preserve"> </w:t>
      </w:r>
      <w:r>
        <w:rPr>
          <w:rFonts w:eastAsia="함초롬바탕"/>
          <w:lang w:eastAsia="ko-KR"/>
        </w:rPr>
        <w:t>FW</w:t>
      </w:r>
      <w:r w:rsidRPr="00F475C4">
        <w:rPr>
          <w:rFonts w:eastAsia="함초롬바탕"/>
          <w:lang w:eastAsia="ko-KR"/>
        </w:rPr>
        <w:t xml:space="preserve"> returns to the </w:t>
      </w:r>
      <w:r>
        <w:rPr>
          <w:rFonts w:eastAsia="함초롬바탕"/>
          <w:lang w:eastAsia="ko-KR"/>
        </w:rPr>
        <w:t xml:space="preserve">thermal </w:t>
      </w:r>
      <w:r w:rsidRPr="00F475C4">
        <w:rPr>
          <w:rFonts w:eastAsia="함초롬바탕"/>
          <w:lang w:eastAsia="ko-KR"/>
        </w:rPr>
        <w:t>load.</w:t>
      </w:r>
      <w:r w:rsidRPr="00303660">
        <w:rPr>
          <w:rFonts w:eastAsia="함초롬바탕"/>
          <w:lang w:eastAsia="ko-KR"/>
        </w:rPr>
        <w:t xml:space="preserve"> </w:t>
      </w:r>
    </w:p>
    <w:p w14:paraId="19DA7D52" w14:textId="1ACF7338" w:rsidR="00303660" w:rsidRPr="00CB3E3C" w:rsidRDefault="00303660" w:rsidP="00CB3E3C">
      <w:pPr>
        <w:ind w:firstLine="204"/>
        <w:rPr>
          <w:rFonts w:eastAsia="함초롬바탕" w:hint="eastAsia"/>
          <w:lang w:eastAsia="ko-KR"/>
        </w:rPr>
      </w:pPr>
      <w:r w:rsidRPr="00013C64">
        <w:rPr>
          <w:rFonts w:eastAsia="함초롬바탕"/>
          <w:lang w:eastAsia="ko-KR"/>
        </w:rPr>
        <w:t xml:space="preserve">Meanwhile, the low-temperature </w:t>
      </w:r>
      <w:r>
        <w:rPr>
          <w:rFonts w:eastAsia="함초롬바탕"/>
          <w:lang w:eastAsia="ko-KR"/>
        </w:rPr>
        <w:t>SW</w:t>
      </w:r>
      <w:r w:rsidRPr="00013C64">
        <w:rPr>
          <w:rFonts w:eastAsia="함초롬바탕"/>
          <w:lang w:eastAsia="ko-KR"/>
        </w:rPr>
        <w:t xml:space="preserve"> is supplied to the </w:t>
      </w:r>
      <w:r>
        <w:rPr>
          <w:rFonts w:eastAsia="함초롬바탕"/>
          <w:lang w:eastAsia="ko-KR"/>
        </w:rPr>
        <w:t>HEX</w:t>
      </w:r>
      <w:r w:rsidRPr="00013C64">
        <w:rPr>
          <w:rFonts w:eastAsia="함초롬바탕"/>
          <w:lang w:eastAsia="ko-KR"/>
        </w:rPr>
        <w:t xml:space="preserve"> through the </w:t>
      </w:r>
      <w:r>
        <w:rPr>
          <w:rFonts w:eastAsia="함초롬바탕"/>
          <w:lang w:eastAsia="ko-KR"/>
        </w:rPr>
        <w:t>SW</w:t>
      </w:r>
      <w:r w:rsidRPr="00013C64">
        <w:rPr>
          <w:rFonts w:eastAsia="함초롬바탕"/>
          <w:lang w:eastAsia="ko-KR"/>
        </w:rPr>
        <w:t xml:space="preserve"> pump. The </w:t>
      </w:r>
      <w:r>
        <w:rPr>
          <w:rFonts w:eastAsia="함초롬바탕"/>
          <w:lang w:eastAsia="ko-KR"/>
        </w:rPr>
        <w:t>SW</w:t>
      </w:r>
      <w:r w:rsidRPr="00013C64">
        <w:rPr>
          <w:rFonts w:eastAsia="함초롬바탕"/>
          <w:lang w:eastAsia="ko-KR"/>
        </w:rPr>
        <w:t xml:space="preserve"> pump is rotated by a variable speed motor driven by an inverter.</w:t>
      </w:r>
      <w:r w:rsidRPr="00605670">
        <w:rPr>
          <w:rFonts w:eastAsia="함초롬바탕"/>
          <w:lang w:eastAsia="ko-KR"/>
        </w:rPr>
        <w:t xml:space="preserve"> </w:t>
      </w:r>
      <w:r w:rsidRPr="00CF3737">
        <w:rPr>
          <w:rFonts w:eastAsia="함초롬바탕"/>
          <w:lang w:eastAsia="ko-KR"/>
        </w:rPr>
        <w:t xml:space="preserve">By changing the frequency of the input power supplied to the </w:t>
      </w:r>
      <w:r>
        <w:rPr>
          <w:rFonts w:eastAsia="함초롬바탕"/>
          <w:lang w:eastAsia="ko-KR"/>
        </w:rPr>
        <w:t>SW</w:t>
      </w:r>
      <w:r w:rsidRPr="00CF3737">
        <w:rPr>
          <w:rFonts w:eastAsia="함초롬바탕"/>
          <w:lang w:eastAsia="ko-KR"/>
        </w:rPr>
        <w:t xml:space="preserve"> pump motor by </w:t>
      </w:r>
      <w:r>
        <w:rPr>
          <w:rFonts w:eastAsia="함초롬바탕"/>
          <w:lang w:eastAsia="ko-KR"/>
        </w:rPr>
        <w:t>an</w:t>
      </w:r>
      <w:r w:rsidRPr="00CF3737">
        <w:rPr>
          <w:rFonts w:eastAsia="함초롬바탕"/>
          <w:lang w:eastAsia="ko-KR"/>
        </w:rPr>
        <w:t xml:space="preserve"> inverter, the amount of </w:t>
      </w:r>
      <w:r>
        <w:rPr>
          <w:rFonts w:eastAsia="함초롬바탕"/>
          <w:lang w:eastAsia="ko-KR"/>
        </w:rPr>
        <w:t>SW</w:t>
      </w:r>
      <w:r w:rsidRPr="00CF3737">
        <w:rPr>
          <w:rFonts w:eastAsia="함초롬바탕"/>
          <w:lang w:eastAsia="ko-KR"/>
        </w:rPr>
        <w:t xml:space="preserve"> supplied to the </w:t>
      </w:r>
      <w:r>
        <w:rPr>
          <w:rFonts w:eastAsia="함초롬바탕"/>
          <w:lang w:eastAsia="ko-KR"/>
        </w:rPr>
        <w:t>HEX</w:t>
      </w:r>
      <w:r w:rsidRPr="00CF3737">
        <w:rPr>
          <w:rFonts w:eastAsia="함초롬바탕"/>
          <w:lang w:eastAsia="ko-KR"/>
        </w:rPr>
        <w:t xml:space="preserve"> </w:t>
      </w:r>
      <w:r>
        <w:rPr>
          <w:rFonts w:eastAsia="함초롬바탕"/>
          <w:lang w:eastAsia="ko-KR"/>
        </w:rPr>
        <w:t>is able to be</w:t>
      </w:r>
      <w:r w:rsidRPr="00CF3737">
        <w:rPr>
          <w:rFonts w:eastAsia="함초롬바탕"/>
          <w:lang w:eastAsia="ko-KR"/>
        </w:rPr>
        <w:t xml:space="preserve"> </w:t>
      </w:r>
      <w:r>
        <w:rPr>
          <w:rFonts w:eastAsia="함초롬바탕"/>
          <w:lang w:eastAsia="ko-KR"/>
        </w:rPr>
        <w:t>adjuste</w:t>
      </w:r>
      <w:r w:rsidRPr="00CF3737">
        <w:rPr>
          <w:rFonts w:eastAsia="함초롬바탕"/>
          <w:lang w:eastAsia="ko-KR"/>
        </w:rPr>
        <w:t>d.</w:t>
      </w:r>
    </w:p>
    <w:p w14:paraId="2CDA11A3" w14:textId="46C85F05" w:rsidR="00B72E27" w:rsidRDefault="00B72E27" w:rsidP="00B72E27">
      <w:pPr>
        <w:pStyle w:val="SubsectionHeading"/>
      </w:pPr>
      <w:r w:rsidRPr="00867293">
        <w:t>1.2</w:t>
      </w:r>
      <w:r w:rsidR="00303660">
        <w:t xml:space="preserve"> </w:t>
      </w:r>
      <w:r w:rsidR="00303660">
        <w:rPr>
          <w:rFonts w:eastAsia="맑은 고딕" w:hint="eastAsia"/>
          <w:lang w:eastAsia="ko-KR"/>
        </w:rPr>
        <w:t>C</w:t>
      </w:r>
      <w:r w:rsidR="00303660">
        <w:rPr>
          <w:rFonts w:eastAsia="맑은 고딕"/>
          <w:lang w:eastAsia="ko-KR"/>
        </w:rPr>
        <w:t>onfiguration for simulation</w:t>
      </w:r>
      <w:r w:rsidRPr="00867293">
        <w:t xml:space="preserve"> </w:t>
      </w:r>
    </w:p>
    <w:p w14:paraId="5725407C" w14:textId="49F5DF6D" w:rsidR="00303660" w:rsidRDefault="00303660" w:rsidP="00303660">
      <w:pPr>
        <w:ind w:firstLine="204"/>
        <w:rPr>
          <w:rFonts w:eastAsia="함초롬바탕"/>
          <w:lang w:eastAsia="ko-KR"/>
        </w:rPr>
      </w:pPr>
      <w:r w:rsidRPr="00303660">
        <w:rPr>
          <w:rFonts w:eastAsia="함초롬바탕"/>
          <w:lang w:eastAsia="ko-KR"/>
        </w:rPr>
        <w:t xml:space="preserve">As shown in </w:t>
      </w:r>
      <w:r w:rsidRPr="00EE335C">
        <w:rPr>
          <w:rFonts w:eastAsia="함초롬바탕"/>
          <w:b/>
          <w:lang w:eastAsia="ko-KR"/>
        </w:rPr>
        <w:t>Figure 2</w:t>
      </w:r>
      <w:r w:rsidRPr="00303660">
        <w:rPr>
          <w:rFonts w:eastAsia="함초롬바탕"/>
          <w:lang w:eastAsia="ko-KR"/>
        </w:rPr>
        <w:t xml:space="preserve">, the CCWS is implemented without the controller using </w:t>
      </w:r>
      <w:proofErr w:type="spellStart"/>
      <w:r w:rsidRPr="00303660">
        <w:rPr>
          <w:rFonts w:eastAsia="함초롬바탕"/>
          <w:lang w:eastAsia="ko-KR"/>
        </w:rPr>
        <w:t>Matlab</w:t>
      </w:r>
      <w:proofErr w:type="spellEnd"/>
      <w:r w:rsidRPr="00303660">
        <w:rPr>
          <w:rFonts w:eastAsia="함초롬바탕"/>
          <w:lang w:eastAsia="ko-KR"/>
        </w:rPr>
        <w:t xml:space="preserve"> Simulink </w:t>
      </w:r>
      <w:sdt>
        <w:sdtPr>
          <w:rPr>
            <w:rFonts w:eastAsia="함초롬바탕"/>
            <w:lang w:eastAsia="ko-KR"/>
          </w:rPr>
          <w:alias w:val="Citation"/>
          <w:tag w:val="{&quot;referencesIds&quot;:[&quot;doc:62d09a378f08e8c53ad14daf&quot;,&quot;doc:62d4ac3b8f0884e37f7edf99&quot;,&quot;doc:62d08bbb8f08c7df0370a52d&quot;],&quot;referencesOptions&quot;:{&quot;doc:62d09a378f08e8c53ad14daf&quot;:{&quot;author&quot;:true,&quot;year&quot;:true,&quot;pageReplace&quot;:&quot;&quot;,&quot;prefix&quot;:&quot;&quot;,&quot;suffix&quot;:&quot;&quot;},&quot;doc:62d4ac3b8f0884e37f7edf99&quot;:{&quot;author&quot;:true,&quot;year&quot;:true,&quot;pageReplace&quot;:&quot;&quot;,&quot;prefix&quot;:&quot;&quot;,&quot;suffix&quot;:&quot;&quot;},&quot;doc:62d08bbb8f08c7df0370a52d&quot;:{&quot;author&quot;:true,&quot;year&quot;:true,&quot;pageReplace&quot;:&quot;&quot;,&quot;prefix&quot;:&quot;&quot;,&quot;suffix&quot;:&quot;&quot;}},&quot;hasBrokenReferences&quot;:false,&quot;hasManualEdits&quot;:false,&quot;citationType&quot;:&quot;inline&quot;,&quot;id&quot;:1244913280,&quot;citationText&quot;:&quot;&lt;span style=\&quot;font-family:Palatino Linotype;font-size:13.333333333333332px;color:#000000\&quot;&gt;[18-20]&lt;/span&gt;&quot;}"/>
          <w:id w:val="1244913280"/>
          <w:placeholder>
            <w:docPart w:val="3E3B1636C29140B997B5131331AA2183"/>
          </w:placeholder>
        </w:sdtPr>
        <w:sdtContent>
          <w:r w:rsidRPr="00303660">
            <w:rPr>
              <w:rFonts w:eastAsia="함초롬바탕"/>
              <w:lang w:eastAsia="ko-KR"/>
            </w:rPr>
            <w:t>[18-20]</w:t>
          </w:r>
        </w:sdtContent>
      </w:sdt>
      <w:r w:rsidRPr="00303660">
        <w:rPr>
          <w:rFonts w:eastAsia="함초롬바탕"/>
          <w:lang w:eastAsia="ko-KR"/>
        </w:rPr>
        <w:t>.</w:t>
      </w:r>
    </w:p>
    <w:p w14:paraId="7889247F" w14:textId="0D271C4E" w:rsidR="00303660" w:rsidRDefault="00303660" w:rsidP="00EE335C">
      <w:pPr>
        <w:ind w:firstLine="204"/>
        <w:jc w:val="center"/>
        <w:rPr>
          <w:rFonts w:eastAsia="함초롬바탕"/>
          <w:lang w:eastAsia="ko-KR"/>
        </w:rPr>
      </w:pPr>
      <w:ins w:id="1" w:author="Lee Changmin" w:date="2022-10-21T20:21:00Z">
        <w:r w:rsidRPr="0028652C">
          <w:rPr>
            <w:rFonts w:ascii="함초롬바탕" w:eastAsia="함초롬바탕" w:hAnsi="함초롬바탕" w:cs="함초롬바탕"/>
            <w:noProof/>
            <w:lang w:eastAsia="ko-KR"/>
          </w:rPr>
          <w:drawing>
            <wp:inline distT="0" distB="0" distL="0" distR="0" wp14:anchorId="70C511A6" wp14:editId="605BFF2F">
              <wp:extent cx="4551219" cy="2560440"/>
              <wp:effectExtent l="0" t="0" r="1905" b="0"/>
              <wp:docPr id="64" name="그림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0469" cy="2588147"/>
                      </a:xfrm>
                      <a:prstGeom prst="rect">
                        <a:avLst/>
                      </a:prstGeom>
                    </pic:spPr>
                  </pic:pic>
                </a:graphicData>
              </a:graphic>
            </wp:inline>
          </w:drawing>
        </w:r>
      </w:ins>
    </w:p>
    <w:p w14:paraId="3427EA1F" w14:textId="77777777" w:rsidR="00303660" w:rsidRDefault="00303660" w:rsidP="00303660">
      <w:pPr>
        <w:pStyle w:val="MDPI51figurecaption"/>
        <w:ind w:left="0"/>
        <w:jc w:val="center"/>
        <w:rPr>
          <w:lang w:eastAsia="ko-KR"/>
        </w:rPr>
      </w:pPr>
      <w:r w:rsidRPr="00766B30">
        <w:rPr>
          <w:rFonts w:hint="eastAsia"/>
          <w:b/>
          <w:bCs/>
          <w:lang w:eastAsia="ko-KR"/>
        </w:rPr>
        <w:t>F</w:t>
      </w:r>
      <w:r w:rsidRPr="00766B30">
        <w:rPr>
          <w:b/>
          <w:bCs/>
          <w:lang w:eastAsia="ko-KR"/>
        </w:rPr>
        <w:t xml:space="preserve">igure </w:t>
      </w:r>
      <w:r>
        <w:rPr>
          <w:b/>
          <w:bCs/>
          <w:lang w:eastAsia="ko-KR"/>
        </w:rPr>
        <w:t>2</w:t>
      </w:r>
      <w:r>
        <w:rPr>
          <w:lang w:eastAsia="ko-KR"/>
        </w:rPr>
        <w:t xml:space="preserve">. Modeling of the </w:t>
      </w:r>
      <w:r w:rsidRPr="00303660">
        <w:rPr>
          <w:rFonts w:ascii="맑은 고딕" w:eastAsia="맑은 고딕" w:hAnsi="맑은 고딕" w:cs="맑은 고딕"/>
          <w:lang w:eastAsia="ko-KR"/>
        </w:rPr>
        <w:t>central</w:t>
      </w:r>
      <w:r>
        <w:rPr>
          <w:lang w:eastAsia="ko-KR"/>
        </w:rPr>
        <w:t xml:space="preserve"> cooling system</w:t>
      </w:r>
    </w:p>
    <w:p w14:paraId="4A17B714" w14:textId="77777777" w:rsidR="00303660" w:rsidRDefault="00303660" w:rsidP="00303660">
      <w:pPr>
        <w:ind w:firstLine="204"/>
        <w:rPr>
          <w:rFonts w:eastAsia="함초롬바탕"/>
          <w:lang w:eastAsia="ko-KR"/>
        </w:rPr>
      </w:pPr>
      <w:r>
        <w:rPr>
          <w:rFonts w:eastAsia="함초롬바탕"/>
          <w:lang w:eastAsia="ko-KR"/>
        </w:rPr>
        <w:lastRenderedPageBreak/>
        <w:t>It is r</w:t>
      </w:r>
      <w:r w:rsidRPr="003D696B">
        <w:rPr>
          <w:rFonts w:eastAsia="함초롬바탕"/>
          <w:lang w:eastAsia="ko-KR"/>
        </w:rPr>
        <w:t>efe</w:t>
      </w:r>
      <w:r>
        <w:rPr>
          <w:rFonts w:eastAsia="함초롬바탕"/>
          <w:lang w:eastAsia="ko-KR"/>
        </w:rPr>
        <w:t>r</w:t>
      </w:r>
      <w:r w:rsidRPr="003D696B">
        <w:rPr>
          <w:rFonts w:eastAsia="함초롬바탕"/>
          <w:lang w:eastAsia="ko-KR"/>
        </w:rPr>
        <w:t>r</w:t>
      </w:r>
      <w:r>
        <w:rPr>
          <w:rFonts w:eastAsia="함초롬바탕"/>
          <w:lang w:eastAsia="ko-KR"/>
        </w:rPr>
        <w:t>ed</w:t>
      </w:r>
      <w:r w:rsidRPr="003D696B">
        <w:rPr>
          <w:rFonts w:eastAsia="함초롬바탕"/>
          <w:lang w:eastAsia="ko-KR"/>
        </w:rPr>
        <w:t xml:space="preserve"> to </w:t>
      </w:r>
      <w:r>
        <w:rPr>
          <w:rFonts w:eastAsia="함초롬바탕"/>
          <w:lang w:eastAsia="ko-KR"/>
        </w:rPr>
        <w:t xml:space="preserve">as the </w:t>
      </w:r>
      <w:r w:rsidRPr="003D696B">
        <w:rPr>
          <w:rFonts w:eastAsia="함초롬바탕"/>
          <w:lang w:eastAsia="ko-KR"/>
        </w:rPr>
        <w:t xml:space="preserve">datasheet </w:t>
      </w:r>
      <w:r w:rsidRPr="00303660">
        <w:rPr>
          <w:rFonts w:eastAsia="함초롬바탕"/>
          <w:lang w:eastAsia="ko-KR"/>
        </w:rPr>
        <w:t xml:space="preserve">information </w:t>
      </w:r>
      <w:sdt>
        <w:sdtPr>
          <w:rPr>
            <w:rFonts w:eastAsia="함초롬바탕"/>
            <w:lang w:eastAsia="ko-KR"/>
          </w:rPr>
          <w:alias w:val="Citation"/>
          <w:tag w:val="{&quot;referencesIds&quot;:[&quot;doc:62e3279b8f082c169e6a6b70&quot;,&quot;doc:626945348f086d128e562ca1&quot;,&quot;doc:62e324e48f086b786ade6a6b&quot;],&quot;referencesOptions&quot;:{&quot;doc:62e3279b8f082c169e6a6b70&quot;:{&quot;author&quot;:true,&quot;year&quot;:true,&quot;pageReplace&quot;:&quot;&quot;,&quot;prefix&quot;:&quot;&quot;,&quot;suffix&quot;:&quot;&quot;},&quot;doc:626945348f086d128e562ca1&quot;:{&quot;author&quot;:true,&quot;year&quot;:true,&quot;pageReplace&quot;:&quot;&quot;,&quot;prefix&quot;:&quot;&quot;,&quot;suffix&quot;:&quot;&quot;},&quot;doc:62e324e48f086b786ade6a6b&quot;:{&quot;author&quot;:true,&quot;year&quot;:true,&quot;pageReplace&quot;:&quot;&quot;,&quot;prefix&quot;:&quot;&quot;,&quot;suffix&quot;:&quot;&quot;}},&quot;hasBrokenReferences&quot;:false,&quot;hasManualEdits&quot;:false,&quot;citationType&quot;:&quot;inline&quot;,&quot;id&quot;:-977451242,&quot;citationText&quot;:&quot;&lt;span style=\&quot;font-family:Palatino Linotype;font-size:13.333333333333332px;color:#000000\&quot;&gt;[21-23]&lt;/span&gt;&quot;}"/>
          <w:id w:val="-977451242"/>
          <w:placeholder>
            <w:docPart w:val="D21F625CF2B24FA699E5944CF5E6C789"/>
          </w:placeholder>
        </w:sdtPr>
        <w:sdtContent>
          <w:r w:rsidRPr="00303660">
            <w:rPr>
              <w:rFonts w:eastAsia="함초롬바탕"/>
              <w:lang w:eastAsia="ko-KR"/>
            </w:rPr>
            <w:t>[21-23]</w:t>
          </w:r>
        </w:sdtContent>
      </w:sdt>
      <w:r w:rsidRPr="003D696B">
        <w:rPr>
          <w:rFonts w:eastAsia="함초롬바탕"/>
          <w:lang w:eastAsia="ko-KR"/>
        </w:rPr>
        <w:t xml:space="preserve"> for each </w:t>
      </w:r>
      <w:r>
        <w:rPr>
          <w:rFonts w:eastAsia="함초롬바탕"/>
          <w:lang w:eastAsia="ko-KR"/>
        </w:rPr>
        <w:t>FW</w:t>
      </w:r>
      <w:r w:rsidRPr="003D696B">
        <w:rPr>
          <w:rFonts w:eastAsia="함초롬바탕"/>
          <w:lang w:eastAsia="ko-KR"/>
        </w:rPr>
        <w:t xml:space="preserve"> pump, </w:t>
      </w:r>
      <w:r>
        <w:rPr>
          <w:rFonts w:eastAsia="함초롬바탕"/>
          <w:lang w:eastAsia="ko-KR"/>
        </w:rPr>
        <w:t>SW</w:t>
      </w:r>
      <w:r w:rsidRPr="003D696B">
        <w:rPr>
          <w:rFonts w:eastAsia="함초롬바탕"/>
          <w:lang w:eastAsia="ko-KR"/>
        </w:rPr>
        <w:t xml:space="preserve"> pump, </w:t>
      </w:r>
      <w:r>
        <w:rPr>
          <w:rFonts w:eastAsia="함초롬바탕"/>
          <w:lang w:eastAsia="ko-KR"/>
        </w:rPr>
        <w:t>3</w:t>
      </w:r>
      <w:r w:rsidRPr="003D696B">
        <w:rPr>
          <w:rFonts w:eastAsia="함초롬바탕"/>
          <w:lang w:eastAsia="ko-KR"/>
        </w:rPr>
        <w:t>-way valve</w:t>
      </w:r>
      <w:r>
        <w:rPr>
          <w:rFonts w:eastAsia="함초롬바탕"/>
          <w:lang w:eastAsia="ko-KR"/>
        </w:rPr>
        <w:t>,</w:t>
      </w:r>
      <w:r w:rsidRPr="003D696B">
        <w:rPr>
          <w:rFonts w:eastAsia="함초롬바탕"/>
          <w:lang w:eastAsia="ko-KR"/>
        </w:rPr>
        <w:t xml:space="preserve"> and </w:t>
      </w:r>
      <w:r>
        <w:rPr>
          <w:rFonts w:eastAsia="함초롬바탕"/>
          <w:lang w:eastAsia="ko-KR"/>
        </w:rPr>
        <w:t>HEX</w:t>
      </w:r>
      <w:r w:rsidRPr="003D696B">
        <w:rPr>
          <w:rFonts w:eastAsia="함초롬바탕"/>
          <w:lang w:eastAsia="ko-KR"/>
        </w:rPr>
        <w:t xml:space="preserve"> model's parameter values.</w:t>
      </w:r>
    </w:p>
    <w:p w14:paraId="0AD74426" w14:textId="77777777" w:rsidR="00303660" w:rsidRDefault="00303660" w:rsidP="00303660">
      <w:pPr>
        <w:ind w:firstLine="204"/>
        <w:rPr>
          <w:rFonts w:eastAsia="함초롬바탕"/>
          <w:lang w:eastAsia="ko-KR"/>
        </w:rPr>
      </w:pPr>
      <w:r w:rsidRPr="007114B7">
        <w:rPr>
          <w:rFonts w:eastAsia="함초롬바탕"/>
          <w:lang w:eastAsia="ko-KR"/>
        </w:rPr>
        <w:t xml:space="preserve">The </w:t>
      </w:r>
      <w:r>
        <w:rPr>
          <w:rFonts w:eastAsia="함초롬바탕"/>
          <w:lang w:eastAsia="ko-KR"/>
        </w:rPr>
        <w:t>FW</w:t>
      </w:r>
      <w:r w:rsidRPr="007114B7">
        <w:rPr>
          <w:rFonts w:eastAsia="함초롬바탕"/>
          <w:lang w:eastAsia="ko-KR"/>
        </w:rPr>
        <w:t xml:space="preserve"> pump is </w:t>
      </w:r>
      <w:r w:rsidRPr="00303660">
        <w:rPr>
          <w:rFonts w:eastAsia="함초롬바탕"/>
          <w:lang w:eastAsia="ko-KR"/>
        </w:rPr>
        <w:t>driven</w:t>
      </w:r>
      <w:r w:rsidRPr="007114B7">
        <w:rPr>
          <w:rFonts w:eastAsia="함초롬바탕"/>
          <w:lang w:eastAsia="ko-KR"/>
        </w:rPr>
        <w:t xml:space="preserve"> by a 4-pole, 3-phase, 440V</w:t>
      </w:r>
      <w:r>
        <w:rPr>
          <w:rFonts w:eastAsia="함초롬바탕"/>
          <w:lang w:eastAsia="ko-KR"/>
        </w:rPr>
        <w:t>,</w:t>
      </w:r>
      <w:r w:rsidRPr="007114B7">
        <w:rPr>
          <w:rFonts w:eastAsia="함초롬바탕"/>
          <w:lang w:eastAsia="ko-KR"/>
        </w:rPr>
        <w:t xml:space="preserve"> and 60Hz motor.</w:t>
      </w:r>
      <w:r w:rsidRPr="007114B7">
        <w:rPr>
          <w:rFonts w:eastAsia="함초롬바탕" w:hint="eastAsia"/>
          <w:lang w:eastAsia="ko-KR"/>
        </w:rPr>
        <w:t xml:space="preserve"> </w:t>
      </w:r>
      <w:r w:rsidRPr="00B404ED">
        <w:rPr>
          <w:rFonts w:eastAsia="함초롬바탕"/>
          <w:lang w:eastAsia="ko-KR"/>
        </w:rPr>
        <w:t>Referring to the FAT report, it is modeled as a constant rotation at 1775 rpm</w:t>
      </w:r>
      <w:r>
        <w:rPr>
          <w:rFonts w:eastAsia="함초롬바탕"/>
          <w:lang w:eastAsia="ko-KR"/>
        </w:rPr>
        <w:t>,</w:t>
      </w:r>
      <w:r w:rsidRPr="00B404ED">
        <w:rPr>
          <w:rFonts w:eastAsia="함초롬바탕"/>
          <w:lang w:eastAsia="ko-KR"/>
        </w:rPr>
        <w:t xml:space="preserve"> considering</w:t>
      </w:r>
      <w:r>
        <w:rPr>
          <w:rFonts w:eastAsia="함초롬바탕"/>
          <w:lang w:eastAsia="ko-KR"/>
        </w:rPr>
        <w:t xml:space="preserve"> the motor</w:t>
      </w:r>
      <w:r w:rsidRPr="00B404ED">
        <w:rPr>
          <w:rFonts w:eastAsia="함초롬바탕"/>
          <w:lang w:eastAsia="ko-KR"/>
        </w:rPr>
        <w:t xml:space="preserve"> slip.</w:t>
      </w:r>
      <w:r>
        <w:rPr>
          <w:rFonts w:eastAsia="함초롬바탕"/>
          <w:lang w:eastAsia="ko-KR"/>
        </w:rPr>
        <w:t xml:space="preserve"> </w:t>
      </w:r>
      <w:r w:rsidRPr="007C4A3A">
        <w:rPr>
          <w:rFonts w:eastAsia="함초롬바탕"/>
          <w:lang w:eastAsia="ko-KR"/>
        </w:rPr>
        <w:t xml:space="preserve">The </w:t>
      </w:r>
      <w:r>
        <w:rPr>
          <w:rFonts w:eastAsia="함초롬바탕"/>
          <w:lang w:eastAsia="ko-KR"/>
        </w:rPr>
        <w:t>SW</w:t>
      </w:r>
      <w:r w:rsidRPr="007C4A3A">
        <w:rPr>
          <w:rFonts w:eastAsia="함초롬바탕"/>
          <w:lang w:eastAsia="ko-KR"/>
        </w:rPr>
        <w:t xml:space="preserve"> pump also </w:t>
      </w:r>
      <w:r>
        <w:rPr>
          <w:rFonts w:eastAsia="함초롬바탕"/>
          <w:lang w:eastAsia="ko-KR"/>
        </w:rPr>
        <w:t>is driven the</w:t>
      </w:r>
      <w:r w:rsidRPr="007C4A3A">
        <w:rPr>
          <w:rFonts w:eastAsia="함초롬바탕"/>
          <w:lang w:eastAsia="ko-KR"/>
        </w:rPr>
        <w:t xml:space="preserve"> motor with the same specifications as the </w:t>
      </w:r>
      <w:r>
        <w:rPr>
          <w:rFonts w:eastAsia="함초롬바탕"/>
          <w:lang w:eastAsia="ko-KR"/>
        </w:rPr>
        <w:t>FW</w:t>
      </w:r>
      <w:r w:rsidRPr="007C4A3A">
        <w:rPr>
          <w:rFonts w:eastAsia="함초롬바탕"/>
          <w:lang w:eastAsia="ko-KR"/>
        </w:rPr>
        <w:t xml:space="preserve"> pump.</w:t>
      </w:r>
      <w:r>
        <w:rPr>
          <w:rFonts w:eastAsia="함초롬바탕"/>
          <w:lang w:eastAsia="ko-KR"/>
        </w:rPr>
        <w:t xml:space="preserve"> </w:t>
      </w:r>
      <w:r w:rsidRPr="00AA20E8">
        <w:rPr>
          <w:rFonts w:eastAsia="함초롬바탕"/>
          <w:lang w:eastAsia="ko-KR"/>
        </w:rPr>
        <w:t xml:space="preserve">However, the frequency input to the </w:t>
      </w:r>
      <w:r>
        <w:rPr>
          <w:rFonts w:eastAsia="함초롬바탕"/>
          <w:lang w:eastAsia="ko-KR"/>
        </w:rPr>
        <w:t xml:space="preserve">SW pump </w:t>
      </w:r>
      <w:r w:rsidRPr="00AA20E8">
        <w:rPr>
          <w:rFonts w:eastAsia="함초롬바탕"/>
          <w:lang w:eastAsia="ko-KR"/>
        </w:rPr>
        <w:t xml:space="preserve">motor can be </w:t>
      </w:r>
      <w:r>
        <w:rPr>
          <w:rFonts w:eastAsia="함초롬바탕"/>
          <w:lang w:eastAsia="ko-KR"/>
        </w:rPr>
        <w:t>adjuste</w:t>
      </w:r>
      <w:r w:rsidRPr="00AA20E8">
        <w:rPr>
          <w:rFonts w:eastAsia="함초롬바탕"/>
          <w:lang w:eastAsia="ko-KR"/>
        </w:rPr>
        <w:t>d from 30 to 60 Hz through the inverter.</w:t>
      </w:r>
      <w:r>
        <w:rPr>
          <w:rFonts w:eastAsia="함초롬바탕"/>
          <w:lang w:eastAsia="ko-KR"/>
        </w:rPr>
        <w:t xml:space="preserve"> The variable rotational speed in the SW pump motor</w:t>
      </w:r>
      <w:r w:rsidRPr="003C11F1">
        <w:rPr>
          <w:rFonts w:eastAsia="함초롬바탕"/>
          <w:lang w:eastAsia="ko-KR"/>
        </w:rPr>
        <w:t xml:space="preserve"> is set to 1775 rpm maximum</w:t>
      </w:r>
      <w:r>
        <w:rPr>
          <w:rFonts w:eastAsia="함초롬바탕"/>
          <w:lang w:eastAsia="ko-KR"/>
        </w:rPr>
        <w:t>,</w:t>
      </w:r>
      <w:r w:rsidRPr="003C11F1">
        <w:rPr>
          <w:rFonts w:eastAsia="함초롬바탕"/>
          <w:lang w:eastAsia="ko-KR"/>
        </w:rPr>
        <w:t xml:space="preserve"> considering </w:t>
      </w:r>
      <w:r>
        <w:rPr>
          <w:rFonts w:eastAsia="함초롬바탕"/>
          <w:lang w:eastAsia="ko-KR"/>
        </w:rPr>
        <w:t xml:space="preserve">the </w:t>
      </w:r>
      <w:r w:rsidRPr="003C11F1">
        <w:rPr>
          <w:rFonts w:eastAsia="함초롬바탕"/>
          <w:lang w:eastAsia="ko-KR"/>
        </w:rPr>
        <w:t>slip.</w:t>
      </w:r>
      <w:r>
        <w:rPr>
          <w:rFonts w:eastAsia="함초롬바탕"/>
          <w:lang w:eastAsia="ko-KR"/>
        </w:rPr>
        <w:t xml:space="preserve"> Furthermore,</w:t>
      </w:r>
      <w:r w:rsidRPr="00A43112">
        <w:rPr>
          <w:rFonts w:eastAsia="함초롬바탕"/>
          <w:lang w:eastAsia="ko-KR"/>
        </w:rPr>
        <w:t xml:space="preserve"> the minimum</w:t>
      </w:r>
      <w:r>
        <w:rPr>
          <w:rFonts w:eastAsia="함초롬바탕"/>
          <w:lang w:eastAsia="ko-KR"/>
        </w:rPr>
        <w:t xml:space="preserve"> </w:t>
      </w:r>
      <w:r w:rsidRPr="00A43112">
        <w:rPr>
          <w:rFonts w:eastAsia="함초롬바탕"/>
          <w:lang w:eastAsia="ko-KR"/>
        </w:rPr>
        <w:t>rotation speed is set to 887 rpm when the frequency input to the motor is 30Hz</w:t>
      </w:r>
      <w:r>
        <w:rPr>
          <w:rFonts w:eastAsia="함초롬바탕"/>
          <w:lang w:eastAsia="ko-KR"/>
        </w:rPr>
        <w:t xml:space="preserve"> as set on the actual operation ship</w:t>
      </w:r>
      <w:r w:rsidRPr="00A43112">
        <w:rPr>
          <w:rFonts w:eastAsia="함초롬바탕"/>
          <w:lang w:eastAsia="ko-KR"/>
        </w:rPr>
        <w:t>.</w:t>
      </w:r>
      <w:r>
        <w:rPr>
          <w:rFonts w:eastAsia="함초롬바탕"/>
          <w:lang w:eastAsia="ko-KR"/>
        </w:rPr>
        <w:t xml:space="preserve"> </w:t>
      </w:r>
      <w:r w:rsidRPr="00590367">
        <w:rPr>
          <w:rFonts w:eastAsia="함초롬바탕"/>
          <w:lang w:eastAsia="ko-KR"/>
        </w:rPr>
        <w:t>In addition, the suction pressure</w:t>
      </w:r>
      <w:r>
        <w:rPr>
          <w:rFonts w:eastAsia="함초롬바탕"/>
          <w:lang w:eastAsia="ko-KR"/>
        </w:rPr>
        <w:t>s</w:t>
      </w:r>
      <w:r w:rsidRPr="00590367">
        <w:rPr>
          <w:rFonts w:eastAsia="함초롬바탕"/>
          <w:lang w:eastAsia="ko-KR"/>
        </w:rPr>
        <w:t xml:space="preserve"> of the </w:t>
      </w:r>
      <w:r>
        <w:rPr>
          <w:rFonts w:eastAsia="함초롬바탕"/>
          <w:lang w:eastAsia="ko-KR"/>
        </w:rPr>
        <w:t>SW</w:t>
      </w:r>
      <w:r w:rsidRPr="00590367">
        <w:rPr>
          <w:rFonts w:eastAsia="함초롬바탕"/>
          <w:lang w:eastAsia="ko-KR"/>
        </w:rPr>
        <w:t xml:space="preserve"> pump and </w:t>
      </w:r>
      <w:r>
        <w:rPr>
          <w:rFonts w:eastAsia="함초롬바탕"/>
          <w:lang w:eastAsia="ko-KR"/>
        </w:rPr>
        <w:t>FW</w:t>
      </w:r>
      <w:r w:rsidRPr="00590367">
        <w:rPr>
          <w:rFonts w:eastAsia="함초롬바탕"/>
          <w:lang w:eastAsia="ko-KR"/>
        </w:rPr>
        <w:t xml:space="preserve"> pum</w:t>
      </w:r>
      <w:r>
        <w:rPr>
          <w:rFonts w:eastAsia="함초롬바탕"/>
          <w:lang w:eastAsia="ko-KR"/>
        </w:rPr>
        <w:t>p are</w:t>
      </w:r>
      <w:r w:rsidRPr="00590367">
        <w:rPr>
          <w:rFonts w:eastAsia="함초롬바탕"/>
          <w:lang w:eastAsia="ko-KR"/>
        </w:rPr>
        <w:t xml:space="preserve"> set by referring to the pressure</w:t>
      </w:r>
      <w:r>
        <w:rPr>
          <w:rFonts w:eastAsia="함초롬바탕"/>
          <w:lang w:eastAsia="ko-KR"/>
        </w:rPr>
        <w:t>s</w:t>
      </w:r>
      <w:r w:rsidRPr="00590367">
        <w:rPr>
          <w:rFonts w:eastAsia="함초롬바탕"/>
          <w:lang w:eastAsia="ko-KR"/>
        </w:rPr>
        <w:t xml:space="preserve"> applied to the suction gauge</w:t>
      </w:r>
      <w:r>
        <w:rPr>
          <w:rFonts w:eastAsia="함초롬바탕"/>
          <w:lang w:eastAsia="ko-KR"/>
        </w:rPr>
        <w:t>s</w:t>
      </w:r>
      <w:r w:rsidRPr="00590367">
        <w:rPr>
          <w:rFonts w:eastAsia="함초롬바탕"/>
          <w:lang w:eastAsia="ko-KR"/>
        </w:rPr>
        <w:t xml:space="preserve"> when </w:t>
      </w:r>
      <w:r>
        <w:rPr>
          <w:rFonts w:eastAsia="함초롬바탕"/>
          <w:lang w:eastAsia="ko-KR"/>
        </w:rPr>
        <w:t xml:space="preserve">the actual </w:t>
      </w:r>
      <w:r w:rsidRPr="00590367">
        <w:rPr>
          <w:rFonts w:eastAsia="함초롬바탕"/>
          <w:lang w:eastAsia="ko-KR"/>
        </w:rPr>
        <w:t>pump</w:t>
      </w:r>
      <w:r>
        <w:rPr>
          <w:rFonts w:eastAsia="함초롬바탕"/>
          <w:lang w:eastAsia="ko-KR"/>
        </w:rPr>
        <w:t>s</w:t>
      </w:r>
      <w:r w:rsidRPr="00590367">
        <w:rPr>
          <w:rFonts w:eastAsia="함초롬바탕"/>
          <w:lang w:eastAsia="ko-KR"/>
        </w:rPr>
        <w:t xml:space="preserve"> </w:t>
      </w:r>
      <w:r>
        <w:rPr>
          <w:rFonts w:eastAsia="함초롬바탕"/>
          <w:lang w:eastAsia="ko-KR"/>
        </w:rPr>
        <w:t>are</w:t>
      </w:r>
      <w:r w:rsidRPr="00590367">
        <w:rPr>
          <w:rFonts w:eastAsia="함초롬바탕"/>
          <w:lang w:eastAsia="ko-KR"/>
        </w:rPr>
        <w:t xml:space="preserve"> stopped</w:t>
      </w:r>
      <w:r>
        <w:rPr>
          <w:rFonts w:eastAsia="함초롬바탕" w:hint="eastAsia"/>
          <w:lang w:eastAsia="ko-KR"/>
        </w:rPr>
        <w:t>.</w:t>
      </w:r>
    </w:p>
    <w:p w14:paraId="7F5E1D06" w14:textId="77777777" w:rsidR="00303660" w:rsidRDefault="00303660" w:rsidP="00303660">
      <w:pPr>
        <w:ind w:firstLine="204"/>
        <w:rPr>
          <w:rFonts w:eastAsia="함초롬바탕"/>
          <w:lang w:eastAsia="ko-KR"/>
        </w:rPr>
      </w:pPr>
      <w:r w:rsidRPr="00360C09">
        <w:rPr>
          <w:rFonts w:eastAsia="함초롬바탕"/>
          <w:lang w:eastAsia="ko-KR"/>
        </w:rPr>
        <w:t xml:space="preserve">The </w:t>
      </w:r>
      <w:r>
        <w:rPr>
          <w:rFonts w:eastAsia="함초롬바탕"/>
          <w:lang w:eastAsia="ko-KR"/>
        </w:rPr>
        <w:t>3</w:t>
      </w:r>
      <w:r w:rsidRPr="00360C09">
        <w:rPr>
          <w:rFonts w:eastAsia="함초롬바탕"/>
          <w:lang w:eastAsia="ko-KR"/>
        </w:rPr>
        <w:t xml:space="preserve">-way valve outputs </w:t>
      </w:r>
      <w:r>
        <w:rPr>
          <w:rFonts w:eastAsia="함초롬바탕"/>
          <w:lang w:eastAsia="ko-KR"/>
        </w:rPr>
        <w:t>FW</w:t>
      </w:r>
      <w:r w:rsidRPr="00360C09">
        <w:rPr>
          <w:rFonts w:eastAsia="함초롬바탕"/>
          <w:lang w:eastAsia="ko-KR"/>
        </w:rPr>
        <w:t xml:space="preserve"> bypassing the </w:t>
      </w:r>
      <w:r>
        <w:rPr>
          <w:rFonts w:eastAsia="함초롬바탕"/>
          <w:lang w:eastAsia="ko-KR"/>
        </w:rPr>
        <w:t>HEX</w:t>
      </w:r>
      <w:r w:rsidRPr="00360C09">
        <w:rPr>
          <w:rFonts w:eastAsia="함초롬바탕"/>
          <w:lang w:eastAsia="ko-KR"/>
        </w:rPr>
        <w:t xml:space="preserve"> through the T port, </w:t>
      </w:r>
      <w:r>
        <w:rPr>
          <w:rFonts w:eastAsia="함초롬바탕"/>
          <w:lang w:eastAsia="ko-KR"/>
        </w:rPr>
        <w:t>FW</w:t>
      </w:r>
      <w:r w:rsidRPr="00360C09">
        <w:rPr>
          <w:rFonts w:eastAsia="함초롬바탕"/>
          <w:lang w:eastAsia="ko-KR"/>
        </w:rPr>
        <w:t xml:space="preserve"> coming through the </w:t>
      </w:r>
      <w:r>
        <w:rPr>
          <w:rFonts w:eastAsia="함초롬바탕"/>
          <w:lang w:eastAsia="ko-KR"/>
        </w:rPr>
        <w:t>HEX</w:t>
      </w:r>
      <w:r w:rsidRPr="00360C09">
        <w:rPr>
          <w:rFonts w:eastAsia="함초롬바탕"/>
          <w:lang w:eastAsia="ko-KR"/>
        </w:rPr>
        <w:t xml:space="preserve"> through the P port, and </w:t>
      </w:r>
      <w:r>
        <w:rPr>
          <w:rFonts w:eastAsia="함초롬바탕"/>
          <w:lang w:eastAsia="ko-KR"/>
        </w:rPr>
        <w:t>FW</w:t>
      </w:r>
      <w:r w:rsidRPr="00360C09">
        <w:rPr>
          <w:rFonts w:eastAsia="함초롬바탕"/>
          <w:lang w:eastAsia="ko-KR"/>
        </w:rPr>
        <w:t xml:space="preserve"> </w:t>
      </w:r>
      <w:r>
        <w:rPr>
          <w:rFonts w:eastAsia="함초롬바탕"/>
          <w:lang w:eastAsia="ko-KR"/>
        </w:rPr>
        <w:t>mix</w:t>
      </w:r>
      <w:r w:rsidRPr="00360C09">
        <w:rPr>
          <w:rFonts w:eastAsia="함초롬바탕"/>
          <w:lang w:eastAsia="ko-KR"/>
        </w:rPr>
        <w:t xml:space="preserve">ed with the two </w:t>
      </w:r>
      <w:r>
        <w:rPr>
          <w:rFonts w:eastAsia="함초롬바탕"/>
          <w:lang w:eastAsia="ko-KR"/>
        </w:rPr>
        <w:t>FW</w:t>
      </w:r>
      <w:r w:rsidRPr="00360C09">
        <w:rPr>
          <w:rFonts w:eastAsia="함초롬바탕"/>
          <w:lang w:eastAsia="ko-KR"/>
        </w:rPr>
        <w:t xml:space="preserve"> through the A port.</w:t>
      </w:r>
      <w:r>
        <w:rPr>
          <w:rFonts w:eastAsia="함초롬바탕"/>
          <w:lang w:eastAsia="ko-KR"/>
        </w:rPr>
        <w:t xml:space="preserve"> </w:t>
      </w:r>
      <w:r w:rsidRPr="00843B1A">
        <w:rPr>
          <w:rFonts w:eastAsia="함초롬바탕"/>
          <w:lang w:eastAsia="ko-KR"/>
        </w:rPr>
        <w:t xml:space="preserve">In the 3-way valve, the </w:t>
      </w:r>
      <w:r>
        <w:rPr>
          <w:rFonts w:eastAsia="함초롬바탕"/>
          <w:lang w:eastAsia="ko-KR"/>
        </w:rPr>
        <w:t>FW</w:t>
      </w:r>
      <w:r w:rsidRPr="00843B1A">
        <w:rPr>
          <w:rFonts w:eastAsia="함초롬바탕"/>
          <w:lang w:eastAsia="ko-KR"/>
        </w:rPr>
        <w:t xml:space="preserve"> bypassing the </w:t>
      </w:r>
      <w:r>
        <w:rPr>
          <w:rFonts w:eastAsia="함초롬바탕"/>
          <w:lang w:eastAsia="ko-KR"/>
        </w:rPr>
        <w:t>HEX</w:t>
      </w:r>
      <w:r w:rsidRPr="00843B1A">
        <w:rPr>
          <w:rFonts w:eastAsia="함초롬바탕"/>
          <w:lang w:eastAsia="ko-KR"/>
        </w:rPr>
        <w:t xml:space="preserve"> is connected to the T port, the </w:t>
      </w:r>
      <w:r>
        <w:rPr>
          <w:rFonts w:eastAsia="함초롬바탕"/>
          <w:lang w:eastAsia="ko-KR"/>
        </w:rPr>
        <w:t>FW</w:t>
      </w:r>
      <w:r w:rsidRPr="00843B1A">
        <w:rPr>
          <w:rFonts w:eastAsia="함초롬바탕"/>
          <w:lang w:eastAsia="ko-KR"/>
        </w:rPr>
        <w:t xml:space="preserve"> coming through the </w:t>
      </w:r>
      <w:r>
        <w:rPr>
          <w:rFonts w:eastAsia="함초롬바탕"/>
          <w:lang w:eastAsia="ko-KR"/>
        </w:rPr>
        <w:t>HEX</w:t>
      </w:r>
      <w:r w:rsidRPr="00843B1A">
        <w:rPr>
          <w:rFonts w:eastAsia="함초롬바탕"/>
          <w:lang w:eastAsia="ko-KR"/>
        </w:rPr>
        <w:t xml:space="preserve"> is connected to the P port, and </w:t>
      </w:r>
      <w:r>
        <w:rPr>
          <w:rFonts w:eastAsia="함초롬바탕"/>
          <w:lang w:eastAsia="ko-KR"/>
        </w:rPr>
        <w:t>t</w:t>
      </w:r>
      <w:r w:rsidRPr="0053596F">
        <w:rPr>
          <w:rFonts w:eastAsia="함초롬바탕"/>
          <w:lang w:eastAsia="ko-KR"/>
        </w:rPr>
        <w:t xml:space="preserve">he combined output of the two </w:t>
      </w:r>
      <w:r>
        <w:rPr>
          <w:rFonts w:eastAsia="함초롬바탕"/>
          <w:lang w:eastAsia="ko-KR"/>
        </w:rPr>
        <w:t>FW</w:t>
      </w:r>
      <w:r w:rsidRPr="0053596F">
        <w:rPr>
          <w:rFonts w:eastAsia="함초롬바탕"/>
          <w:lang w:eastAsia="ko-KR"/>
        </w:rPr>
        <w:t xml:space="preserve"> is set to the A port</w:t>
      </w:r>
      <w:r w:rsidRPr="00843B1A">
        <w:rPr>
          <w:rFonts w:eastAsia="함초롬바탕"/>
          <w:lang w:eastAsia="ko-KR"/>
        </w:rPr>
        <w:t>.</w:t>
      </w:r>
      <w:r>
        <w:rPr>
          <w:rFonts w:eastAsia="함초롬바탕"/>
          <w:lang w:eastAsia="ko-KR"/>
        </w:rPr>
        <w:t xml:space="preserve"> </w:t>
      </w:r>
      <w:r w:rsidRPr="00182290">
        <w:rPr>
          <w:rFonts w:eastAsia="함초롬바탕"/>
          <w:lang w:eastAsia="ko-KR"/>
        </w:rPr>
        <w:t xml:space="preserve">The bypass </w:t>
      </w:r>
      <w:r>
        <w:rPr>
          <w:rFonts w:eastAsia="함초롬바탕"/>
          <w:lang w:eastAsia="ko-KR"/>
        </w:rPr>
        <w:t>FW</w:t>
      </w:r>
      <w:r w:rsidRPr="00182290">
        <w:rPr>
          <w:rFonts w:eastAsia="함초롬바탕"/>
          <w:lang w:eastAsia="ko-KR"/>
        </w:rPr>
        <w:t xml:space="preserve"> flow regulated by </w:t>
      </w:r>
      <w:r>
        <w:rPr>
          <w:rFonts w:eastAsia="함초롬바탕"/>
          <w:lang w:eastAsia="ko-KR"/>
        </w:rPr>
        <w:t>an</w:t>
      </w:r>
      <w:r w:rsidRPr="00182290">
        <w:rPr>
          <w:rFonts w:eastAsia="함초롬바탕"/>
          <w:lang w:eastAsia="ko-KR"/>
        </w:rPr>
        <w:t xml:space="preserve"> actuator is set to change linearly.</w:t>
      </w:r>
      <w:r>
        <w:rPr>
          <w:rFonts w:eastAsia="함초롬바탕"/>
          <w:lang w:eastAsia="ko-KR"/>
        </w:rPr>
        <w:t xml:space="preserve"> </w:t>
      </w:r>
      <w:r w:rsidRPr="002A1573">
        <w:rPr>
          <w:rFonts w:eastAsia="함초롬바탕"/>
          <w:lang w:eastAsia="ko-KR"/>
        </w:rPr>
        <w:t>In addition, the offset of the T and P ports is set to zero, and if the T port side is fully opened, the P port is completely closed.</w:t>
      </w:r>
      <w:r>
        <w:rPr>
          <w:rFonts w:eastAsia="함초롬바탕"/>
          <w:lang w:eastAsia="ko-KR"/>
        </w:rPr>
        <w:t xml:space="preserve"> And the P port is fully opened the T port is fully closed</w:t>
      </w:r>
      <w:r w:rsidRPr="005E4EAF">
        <w:rPr>
          <w:rFonts w:eastAsia="함초롬바탕"/>
          <w:lang w:eastAsia="ko-KR"/>
        </w:rPr>
        <w:t>.</w:t>
      </w:r>
    </w:p>
    <w:p w14:paraId="588C6A5C" w14:textId="77777777" w:rsidR="00303660" w:rsidRPr="004E187E" w:rsidRDefault="00303660" w:rsidP="00303660">
      <w:pPr>
        <w:ind w:firstLine="204"/>
        <w:rPr>
          <w:rFonts w:eastAsia="함초롬바탕"/>
          <w:lang w:eastAsia="ko-KR"/>
        </w:rPr>
      </w:pPr>
      <w:r>
        <w:rPr>
          <w:rFonts w:eastAsia="함초롬바탕"/>
          <w:lang w:eastAsia="ko-KR"/>
        </w:rPr>
        <w:t>It r</w:t>
      </w:r>
      <w:r w:rsidRPr="00AD4C3D">
        <w:rPr>
          <w:rFonts w:eastAsia="함초롬바탕"/>
          <w:lang w:eastAsia="ko-KR"/>
        </w:rPr>
        <w:t>efer</w:t>
      </w:r>
      <w:r>
        <w:rPr>
          <w:rFonts w:eastAsia="함초롬바탕"/>
          <w:lang w:eastAsia="ko-KR"/>
        </w:rPr>
        <w:t>s</w:t>
      </w:r>
      <w:r w:rsidRPr="00AD4C3D">
        <w:rPr>
          <w:rFonts w:eastAsia="함초롬바탕"/>
          <w:lang w:eastAsia="ko-KR"/>
        </w:rPr>
        <w:t xml:space="preserve"> to the </w:t>
      </w:r>
      <w:r>
        <w:rPr>
          <w:rFonts w:eastAsia="함초롬바탕"/>
          <w:lang w:eastAsia="ko-KR"/>
        </w:rPr>
        <w:t>HEX</w:t>
      </w:r>
      <w:r w:rsidRPr="00AD4C3D">
        <w:rPr>
          <w:rFonts w:eastAsia="함초롬바탕"/>
          <w:lang w:eastAsia="ko-KR"/>
        </w:rPr>
        <w:t xml:space="preserve"> datasheet and </w:t>
      </w:r>
      <w:proofErr w:type="gramStart"/>
      <w:r w:rsidRPr="00AD4C3D">
        <w:rPr>
          <w:rFonts w:eastAsia="함초롬바탕"/>
          <w:lang w:eastAsia="ko-KR"/>
        </w:rPr>
        <w:t>FAT</w:t>
      </w:r>
      <w:r>
        <w:rPr>
          <w:rFonts w:eastAsia="함초롬바탕"/>
          <w:lang w:eastAsia="ko-KR"/>
        </w:rPr>
        <w:t>(</w:t>
      </w:r>
      <w:proofErr w:type="gramEnd"/>
      <w:r w:rsidRPr="00303660">
        <w:rPr>
          <w:rFonts w:eastAsia="함초롬바탕"/>
          <w:lang w:eastAsia="ko-KR"/>
        </w:rPr>
        <w:t>Factory Acceptance Test)</w:t>
      </w:r>
      <w:r w:rsidRPr="00AD4C3D">
        <w:rPr>
          <w:rFonts w:eastAsia="함초롬바탕"/>
          <w:lang w:eastAsia="ko-KR"/>
        </w:rPr>
        <w:t xml:space="preserve"> report for </w:t>
      </w:r>
      <w:r>
        <w:rPr>
          <w:rFonts w:eastAsia="함초롬바탕"/>
          <w:lang w:eastAsia="ko-KR"/>
        </w:rPr>
        <w:t>the</w:t>
      </w:r>
      <w:r w:rsidRPr="00AD4C3D">
        <w:rPr>
          <w:rFonts w:eastAsia="함초롬바탕"/>
          <w:lang w:eastAsia="ko-KR"/>
        </w:rPr>
        <w:t xml:space="preserve"> necessary p</w:t>
      </w:r>
      <w:r>
        <w:rPr>
          <w:rFonts w:eastAsia="함초롬바탕"/>
          <w:lang w:eastAsia="ko-KR"/>
        </w:rPr>
        <w:t>a</w:t>
      </w:r>
      <w:r w:rsidRPr="00AD4C3D">
        <w:rPr>
          <w:rFonts w:eastAsia="함초롬바탕"/>
          <w:lang w:eastAsia="ko-KR"/>
        </w:rPr>
        <w:t>ram</w:t>
      </w:r>
      <w:r>
        <w:rPr>
          <w:rFonts w:eastAsia="함초롬바탕"/>
          <w:lang w:eastAsia="ko-KR"/>
        </w:rPr>
        <w:t>eter</w:t>
      </w:r>
      <w:r w:rsidRPr="00AD4C3D">
        <w:rPr>
          <w:rFonts w:eastAsia="함초롬바탕"/>
          <w:lang w:eastAsia="ko-KR"/>
        </w:rPr>
        <w:t>s</w:t>
      </w:r>
      <w:r>
        <w:rPr>
          <w:rFonts w:eastAsia="함초롬바탕"/>
          <w:lang w:eastAsia="ko-KR"/>
        </w:rPr>
        <w:t xml:space="preserve"> for the modeling,</w:t>
      </w:r>
      <w:r w:rsidRPr="00AD4C3D">
        <w:rPr>
          <w:rFonts w:eastAsia="함초롬바탕"/>
          <w:lang w:eastAsia="ko-KR"/>
        </w:rPr>
        <w:t xml:space="preserve"> such as </w:t>
      </w:r>
      <w:r>
        <w:rPr>
          <w:rFonts w:eastAsia="함초롬바탕"/>
          <w:lang w:eastAsia="ko-KR"/>
        </w:rPr>
        <w:t>the HEX area</w:t>
      </w:r>
      <w:r w:rsidRPr="00AD4C3D">
        <w:rPr>
          <w:rFonts w:eastAsia="함초롬바탕"/>
          <w:lang w:eastAsia="ko-KR"/>
        </w:rPr>
        <w:t>, overall heat transfer coefficient (OHTC), thermal conductivity, pressure drop, pipe size, etc.</w:t>
      </w:r>
    </w:p>
    <w:p w14:paraId="12771F99" w14:textId="38D06D0C" w:rsidR="00303660" w:rsidRDefault="00303660" w:rsidP="00303660">
      <w:pPr>
        <w:pStyle w:val="SubsectionHeading"/>
      </w:pPr>
      <w:r>
        <w:t>2</w:t>
      </w:r>
      <w:r w:rsidRPr="00867293">
        <w:t>.</w:t>
      </w:r>
      <w:r>
        <w:t xml:space="preserve">3 </w:t>
      </w:r>
      <w:r>
        <w:rPr>
          <w:rFonts w:eastAsia="맑은 고딕" w:hint="eastAsia"/>
        </w:rPr>
        <w:t>T</w:t>
      </w:r>
      <w:r>
        <w:rPr>
          <w:rFonts w:eastAsia="맑은 고딕"/>
        </w:rPr>
        <w:t>uning for the simulation model</w:t>
      </w:r>
    </w:p>
    <w:p w14:paraId="1BB6A594" w14:textId="77777777" w:rsidR="00303660" w:rsidRDefault="00303660" w:rsidP="00303660">
      <w:pPr>
        <w:ind w:firstLine="204"/>
        <w:rPr>
          <w:rFonts w:eastAsia="함초롬바탕"/>
          <w:lang w:eastAsia="ko-KR"/>
        </w:rPr>
      </w:pPr>
      <w:r w:rsidRPr="00303660">
        <w:rPr>
          <w:rFonts w:eastAsia="함초롬바탕"/>
          <w:lang w:eastAsia="ko-KR"/>
        </w:rPr>
        <w:t xml:space="preserve">As shown in </w:t>
      </w:r>
      <w:r w:rsidRPr="00EE335C">
        <w:rPr>
          <w:rFonts w:eastAsia="함초롬바탕"/>
          <w:b/>
          <w:lang w:eastAsia="ko-KR"/>
        </w:rPr>
        <w:t>Figure 2</w:t>
      </w:r>
      <w:r w:rsidRPr="00303660">
        <w:rPr>
          <w:rFonts w:eastAsia="함초롬바탕"/>
          <w:lang w:eastAsia="ko-KR"/>
        </w:rPr>
        <w:t xml:space="preserve">, </w:t>
      </w:r>
      <w:r w:rsidRPr="00FC3C25">
        <w:rPr>
          <w:rFonts w:eastAsia="함초롬바탕"/>
          <w:lang w:eastAsia="ko-KR"/>
        </w:rPr>
        <w:t xml:space="preserve">it is modeled </w:t>
      </w:r>
      <w:r>
        <w:rPr>
          <w:rFonts w:eastAsia="함초롬바탕"/>
          <w:lang w:eastAsia="ko-KR"/>
        </w:rPr>
        <w:t xml:space="preserve">referring </w:t>
      </w:r>
      <w:r w:rsidRPr="00303660">
        <w:rPr>
          <w:rFonts w:eastAsia="함초롬바탕"/>
          <w:lang w:eastAsia="ko-KR"/>
        </w:rPr>
        <w:t xml:space="preserve">to each equipment's FAT reports and datasheets. </w:t>
      </w:r>
      <w:r w:rsidRPr="002F76CB">
        <w:rPr>
          <w:rFonts w:eastAsia="함초롬바탕"/>
          <w:lang w:eastAsia="ko-KR"/>
        </w:rPr>
        <w:t xml:space="preserve">However, </w:t>
      </w:r>
      <w:r>
        <w:rPr>
          <w:rFonts w:eastAsia="함초롬바탕"/>
          <w:lang w:eastAsia="ko-KR"/>
        </w:rPr>
        <w:t xml:space="preserve">similar </w:t>
      </w:r>
      <w:r w:rsidRPr="002F76CB">
        <w:rPr>
          <w:rFonts w:eastAsia="함초롬바탕"/>
          <w:lang w:eastAsia="ko-KR"/>
        </w:rPr>
        <w:t xml:space="preserve">simulation </w:t>
      </w:r>
      <w:r>
        <w:rPr>
          <w:rFonts w:eastAsia="함초롬바탕"/>
          <w:lang w:eastAsia="ko-KR"/>
        </w:rPr>
        <w:t>output</w:t>
      </w:r>
      <w:r w:rsidRPr="002F76CB">
        <w:rPr>
          <w:rFonts w:eastAsia="함초롬바탕"/>
          <w:lang w:eastAsia="ko-KR"/>
        </w:rPr>
        <w:t xml:space="preserve">s </w:t>
      </w:r>
      <w:r>
        <w:rPr>
          <w:rFonts w:eastAsia="함초롬바탕"/>
          <w:lang w:eastAsia="ko-KR"/>
        </w:rPr>
        <w:t>with</w:t>
      </w:r>
      <w:r w:rsidRPr="002F76CB">
        <w:rPr>
          <w:rFonts w:eastAsia="함초롬바탕"/>
          <w:lang w:eastAsia="ko-KR"/>
        </w:rPr>
        <w:t xml:space="preserve"> the </w:t>
      </w:r>
      <w:r>
        <w:rPr>
          <w:rFonts w:eastAsia="함초롬바탕"/>
          <w:lang w:eastAsia="ko-KR"/>
        </w:rPr>
        <w:t>actu</w:t>
      </w:r>
      <w:r w:rsidRPr="002F76CB">
        <w:rPr>
          <w:rFonts w:eastAsia="함초롬바탕"/>
          <w:lang w:eastAsia="ko-KR"/>
        </w:rPr>
        <w:t xml:space="preserve">al </w:t>
      </w:r>
      <w:r>
        <w:rPr>
          <w:rFonts w:eastAsia="함초롬바탕"/>
          <w:lang w:eastAsia="ko-KR"/>
        </w:rPr>
        <w:t>CCWS</w:t>
      </w:r>
      <w:r w:rsidRPr="002F76CB">
        <w:rPr>
          <w:rFonts w:eastAsia="함초롬바탕"/>
          <w:lang w:eastAsia="ko-KR"/>
        </w:rPr>
        <w:t xml:space="preserve"> </w:t>
      </w:r>
      <w:r>
        <w:rPr>
          <w:rFonts w:eastAsia="함초롬바탕"/>
          <w:lang w:eastAsia="ko-KR"/>
        </w:rPr>
        <w:t xml:space="preserve">are not </w:t>
      </w:r>
      <w:r w:rsidRPr="002F76CB">
        <w:rPr>
          <w:rFonts w:eastAsia="함초롬바탕"/>
          <w:lang w:eastAsia="ko-KR"/>
        </w:rPr>
        <w:t xml:space="preserve">obtained due to </w:t>
      </w:r>
      <w:r>
        <w:rPr>
          <w:rFonts w:eastAsia="함초롬바탕"/>
          <w:lang w:eastAsia="ko-KR"/>
        </w:rPr>
        <w:t xml:space="preserve">unknown parameters such as </w:t>
      </w:r>
      <w:r w:rsidRPr="002F76CB">
        <w:rPr>
          <w:rFonts w:eastAsia="함초롬바탕"/>
          <w:lang w:eastAsia="ko-KR"/>
        </w:rPr>
        <w:t xml:space="preserve">pipeline roughness, </w:t>
      </w:r>
      <w:r>
        <w:rPr>
          <w:rFonts w:eastAsia="함초롬바탕"/>
          <w:lang w:eastAsia="ko-KR"/>
        </w:rPr>
        <w:t xml:space="preserve">the thermal </w:t>
      </w:r>
      <w:r w:rsidRPr="002F76CB">
        <w:rPr>
          <w:rFonts w:eastAsia="함초롬바탕"/>
          <w:lang w:eastAsia="ko-KR"/>
        </w:rPr>
        <w:t>mass of the heat exchanger, and wall thermal resistance</w:t>
      </w:r>
      <w:r>
        <w:rPr>
          <w:rFonts w:eastAsia="함초롬바탕" w:hint="eastAsia"/>
          <w:lang w:eastAsia="ko-KR"/>
        </w:rPr>
        <w:t>.</w:t>
      </w:r>
      <w:r>
        <w:rPr>
          <w:rFonts w:eastAsia="함초롬바탕"/>
          <w:lang w:eastAsia="ko-KR"/>
        </w:rPr>
        <w:t xml:space="preserve"> </w:t>
      </w:r>
      <w:r w:rsidRPr="005F0BA6">
        <w:rPr>
          <w:rFonts w:eastAsia="함초롬바탕"/>
          <w:lang w:eastAsia="ko-KR"/>
        </w:rPr>
        <w:t xml:space="preserve">Therefore, using the actual operation data, find the parameter values ​not </w:t>
      </w:r>
      <w:r>
        <w:rPr>
          <w:rFonts w:eastAsia="함초롬바탕"/>
          <w:lang w:eastAsia="ko-KR"/>
        </w:rPr>
        <w:t xml:space="preserve">mentioned in </w:t>
      </w:r>
      <w:r w:rsidRPr="005F0BA6">
        <w:rPr>
          <w:rFonts w:eastAsia="함초롬바탕"/>
          <w:lang w:eastAsia="ko-KR"/>
        </w:rPr>
        <w:t>the datasheet</w:t>
      </w:r>
      <w:r>
        <w:rPr>
          <w:rFonts w:eastAsia="함초롬바탕"/>
          <w:lang w:eastAsia="ko-KR"/>
        </w:rPr>
        <w:t>s</w:t>
      </w:r>
      <w:r w:rsidRPr="005F0BA6">
        <w:rPr>
          <w:rFonts w:eastAsia="함초롬바탕"/>
          <w:lang w:eastAsia="ko-KR"/>
        </w:rPr>
        <w:t xml:space="preserve"> so that the output results are close to the actual </w:t>
      </w:r>
      <w:r>
        <w:rPr>
          <w:rFonts w:eastAsia="함초롬바탕"/>
          <w:lang w:eastAsia="ko-KR"/>
        </w:rPr>
        <w:t>CCWS outputs</w:t>
      </w:r>
      <w:r w:rsidRPr="005F0BA6">
        <w:rPr>
          <w:rFonts w:eastAsia="함초롬바탕"/>
          <w:lang w:eastAsia="ko-KR"/>
        </w:rPr>
        <w:t>.</w:t>
      </w:r>
    </w:p>
    <w:p w14:paraId="3C147705" w14:textId="77777777" w:rsidR="00303660" w:rsidRDefault="00303660" w:rsidP="00303660">
      <w:pPr>
        <w:pStyle w:val="MDPI52figure"/>
        <w:rPr>
          <w:rFonts w:eastAsia="맑은 고딕"/>
          <w:lang w:eastAsia="ko-KR"/>
        </w:rPr>
      </w:pPr>
      <w:r w:rsidRPr="00873DFD">
        <w:rPr>
          <w:rFonts w:eastAsia="맑은 고딕"/>
          <w:noProof/>
          <w:lang w:eastAsia="ko-KR"/>
        </w:rPr>
        <w:lastRenderedPageBreak/>
        <w:drawing>
          <wp:inline distT="0" distB="0" distL="0" distR="0" wp14:anchorId="51DDF57F" wp14:editId="791F6042">
            <wp:extent cx="4597778" cy="3749040"/>
            <wp:effectExtent l="0" t="0" r="0" b="381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1239" cy="3800786"/>
                    </a:xfrm>
                    <a:prstGeom prst="rect">
                      <a:avLst/>
                    </a:prstGeom>
                  </pic:spPr>
                </pic:pic>
              </a:graphicData>
            </a:graphic>
          </wp:inline>
        </w:drawing>
      </w:r>
      <w:r>
        <w:rPr>
          <w:rFonts w:eastAsia="맑은 고딕" w:hint="eastAsia"/>
          <w:lang w:eastAsia="ko-KR"/>
        </w:rPr>
        <w:t xml:space="preserve"> </w:t>
      </w:r>
      <w:r>
        <w:rPr>
          <w:rFonts w:eastAsia="맑은 고딕"/>
          <w:lang w:eastAsia="ko-KR"/>
        </w:rPr>
        <w:t xml:space="preserve"> </w:t>
      </w:r>
    </w:p>
    <w:p w14:paraId="7826CFB5" w14:textId="77777777" w:rsidR="00303660" w:rsidRDefault="00303660" w:rsidP="00303660">
      <w:pPr>
        <w:pStyle w:val="MDPI511onefigurecaption"/>
        <w:rPr>
          <w:lang w:eastAsia="ko-KR"/>
        </w:rPr>
      </w:pPr>
      <w:r w:rsidRPr="00E8067A">
        <w:rPr>
          <w:rFonts w:hint="eastAsia"/>
          <w:b/>
          <w:bCs/>
          <w:lang w:eastAsia="ko-KR"/>
        </w:rPr>
        <w:t>Figure</w:t>
      </w:r>
      <w:r w:rsidRPr="00E8067A">
        <w:rPr>
          <w:b/>
          <w:bCs/>
        </w:rPr>
        <w:t xml:space="preserve"> </w:t>
      </w:r>
      <w:r>
        <w:rPr>
          <w:b/>
          <w:bCs/>
          <w:lang w:eastAsia="ko-KR"/>
        </w:rPr>
        <w:t>3</w:t>
      </w:r>
      <w:r>
        <w:rPr>
          <w:rFonts w:hint="eastAsia"/>
          <w:lang w:eastAsia="ko-KR"/>
        </w:rPr>
        <w:t>.</w:t>
      </w:r>
      <w:r>
        <w:t xml:space="preserve"> </w:t>
      </w:r>
      <w:r>
        <w:rPr>
          <w:rFonts w:hint="eastAsia"/>
          <w:lang w:eastAsia="ko-KR"/>
        </w:rPr>
        <w:t>Operation</w:t>
      </w:r>
      <w:r>
        <w:t xml:space="preserve"> </w:t>
      </w:r>
      <w:r>
        <w:rPr>
          <w:rFonts w:hint="eastAsia"/>
          <w:lang w:eastAsia="ko-KR"/>
        </w:rPr>
        <w:t>input</w:t>
      </w:r>
      <w:r>
        <w:t xml:space="preserve"> </w:t>
      </w:r>
      <w:r>
        <w:rPr>
          <w:rFonts w:hint="eastAsia"/>
          <w:lang w:eastAsia="ko-KR"/>
        </w:rPr>
        <w:t>data</w:t>
      </w:r>
      <w:r>
        <w:t xml:space="preserve"> </w:t>
      </w:r>
      <w:r>
        <w:rPr>
          <w:rFonts w:hint="eastAsia"/>
          <w:lang w:eastAsia="ko-KR"/>
        </w:rPr>
        <w:t>for</w:t>
      </w:r>
      <w:r>
        <w:t xml:space="preserve"> parameter </w:t>
      </w:r>
      <w:r>
        <w:rPr>
          <w:rFonts w:hint="eastAsia"/>
          <w:lang w:eastAsia="ko-KR"/>
        </w:rPr>
        <w:t>tuning</w:t>
      </w:r>
      <w:r>
        <w:rPr>
          <w:lang w:eastAsia="ko-KR"/>
        </w:rPr>
        <w:t xml:space="preserve">                       </w:t>
      </w:r>
    </w:p>
    <w:p w14:paraId="03FB4B3E" w14:textId="77777777" w:rsidR="00303660" w:rsidRDefault="00303660" w:rsidP="00303660">
      <w:pPr>
        <w:pStyle w:val="MDPI511onefigurecaption"/>
        <w:rPr>
          <w:rFonts w:eastAsia="맑은 고딕"/>
          <w:lang w:eastAsia="ko-KR"/>
        </w:rPr>
      </w:pPr>
      <w:r w:rsidRPr="00873DFD">
        <w:rPr>
          <w:lang w:eastAsia="ko-KR" w:bidi="ar-SA"/>
        </w:rPr>
        <w:drawing>
          <wp:inline distT="0" distB="0" distL="0" distR="0" wp14:anchorId="254CF4B6" wp14:editId="2AC0C38A">
            <wp:extent cx="4685992" cy="3955473"/>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6826" cy="4006824"/>
                    </a:xfrm>
                    <a:prstGeom prst="rect">
                      <a:avLst/>
                    </a:prstGeom>
                    <a:noFill/>
                    <a:ln>
                      <a:noFill/>
                    </a:ln>
                  </pic:spPr>
                </pic:pic>
              </a:graphicData>
            </a:graphic>
          </wp:inline>
        </w:drawing>
      </w:r>
      <w:r>
        <w:rPr>
          <w:lang w:eastAsia="ko-KR"/>
        </w:rPr>
        <w:t xml:space="preserve">  </w:t>
      </w:r>
    </w:p>
    <w:p w14:paraId="0FF22294" w14:textId="4C17B5C2" w:rsidR="00303660" w:rsidRDefault="00303660" w:rsidP="00CB3E3C">
      <w:pPr>
        <w:pStyle w:val="MDPI511onefigurecaption"/>
        <w:rPr>
          <w:lang w:eastAsia="ko-KR"/>
        </w:rPr>
      </w:pPr>
      <w:r w:rsidRPr="00165427">
        <w:rPr>
          <w:rFonts w:hint="eastAsia"/>
          <w:b/>
          <w:bCs/>
          <w:lang w:eastAsia="ko-KR"/>
        </w:rPr>
        <w:t>Figure</w:t>
      </w:r>
      <w:r w:rsidRPr="00165427">
        <w:rPr>
          <w:b/>
          <w:bCs/>
        </w:rPr>
        <w:t xml:space="preserve"> </w:t>
      </w:r>
      <w:r>
        <w:rPr>
          <w:b/>
          <w:bCs/>
        </w:rPr>
        <w:t>4</w:t>
      </w:r>
      <w:r>
        <w:rPr>
          <w:rFonts w:hint="eastAsia"/>
          <w:lang w:eastAsia="ko-KR"/>
        </w:rPr>
        <w:t>.</w:t>
      </w:r>
      <w:r>
        <w:t xml:space="preserve"> </w:t>
      </w:r>
      <w:r>
        <w:rPr>
          <w:rFonts w:hint="eastAsia"/>
          <w:lang w:eastAsia="ko-KR"/>
        </w:rPr>
        <w:t>Operation</w:t>
      </w:r>
      <w:r>
        <w:t xml:space="preserve"> </w:t>
      </w:r>
      <w:r w:rsidRPr="00936200">
        <w:rPr>
          <w:rFonts w:hint="eastAsia"/>
        </w:rPr>
        <w:t>output</w:t>
      </w:r>
      <w:r>
        <w:t xml:space="preserve"> </w:t>
      </w:r>
      <w:r>
        <w:rPr>
          <w:rFonts w:hint="eastAsia"/>
          <w:lang w:eastAsia="ko-KR"/>
        </w:rPr>
        <w:t>data</w:t>
      </w:r>
      <w:r>
        <w:t xml:space="preserve"> </w:t>
      </w:r>
      <w:r>
        <w:rPr>
          <w:rFonts w:hint="eastAsia"/>
          <w:lang w:eastAsia="ko-KR"/>
        </w:rPr>
        <w:t>for</w:t>
      </w:r>
      <w:r>
        <w:t xml:space="preserve"> parameter </w:t>
      </w:r>
      <w:r>
        <w:rPr>
          <w:rFonts w:hint="eastAsia"/>
          <w:lang w:eastAsia="ko-KR"/>
        </w:rPr>
        <w:t>tuning</w:t>
      </w:r>
    </w:p>
    <w:p w14:paraId="44A4C13F" w14:textId="77777777" w:rsidR="00CB3E3C" w:rsidRPr="00CB3E3C" w:rsidRDefault="00CB3E3C" w:rsidP="00CB3E3C">
      <w:pPr>
        <w:pStyle w:val="MDPI511onefigurecaption"/>
        <w:rPr>
          <w:rFonts w:eastAsia="맑은 고딕" w:hint="eastAsia"/>
          <w:lang w:eastAsia="ko-KR"/>
        </w:rPr>
      </w:pPr>
    </w:p>
    <w:p w14:paraId="44DE5A74" w14:textId="77777777" w:rsidR="00303660" w:rsidRDefault="00303660" w:rsidP="00303660">
      <w:pPr>
        <w:ind w:firstLine="204"/>
        <w:rPr>
          <w:rFonts w:eastAsia="함초롬바탕"/>
          <w:lang w:eastAsia="ko-KR"/>
        </w:rPr>
      </w:pPr>
      <w:r w:rsidRPr="00A70EC7">
        <w:rPr>
          <w:rFonts w:eastAsia="함초롬바탕"/>
          <w:lang w:eastAsia="ko-KR"/>
        </w:rPr>
        <w:lastRenderedPageBreak/>
        <w:t xml:space="preserve">Of the actual operation data, the </w:t>
      </w:r>
      <w:r>
        <w:rPr>
          <w:rFonts w:eastAsia="함초롬바탕"/>
          <w:lang w:eastAsia="ko-KR"/>
        </w:rPr>
        <w:t>FW</w:t>
      </w:r>
      <w:r w:rsidRPr="00A70EC7">
        <w:rPr>
          <w:rFonts w:eastAsia="함초롬바탕"/>
          <w:lang w:eastAsia="ko-KR"/>
        </w:rPr>
        <w:t xml:space="preserve"> pump pressure and 3-way valve </w:t>
      </w:r>
      <w:r>
        <w:rPr>
          <w:rFonts w:eastAsia="함초롬바탕"/>
          <w:lang w:eastAsia="ko-KR"/>
        </w:rPr>
        <w:t>FW</w:t>
      </w:r>
      <w:r w:rsidRPr="00A70EC7">
        <w:rPr>
          <w:rFonts w:eastAsia="함초롬바탕"/>
          <w:lang w:eastAsia="ko-KR"/>
        </w:rPr>
        <w:t xml:space="preserve"> outlet temperature data are recorded at 10</w:t>
      </w:r>
      <w:r>
        <w:rPr>
          <w:rFonts w:eastAsia="함초롬바탕"/>
          <w:lang w:eastAsia="ko-KR"/>
        </w:rPr>
        <w:t>-</w:t>
      </w:r>
      <w:r w:rsidRPr="00A70EC7">
        <w:rPr>
          <w:rFonts w:eastAsia="함초롬바탕"/>
          <w:lang w:eastAsia="ko-KR"/>
        </w:rPr>
        <w:t>second intervals, and the remaining data are collected at 60</w:t>
      </w:r>
      <w:r>
        <w:rPr>
          <w:rFonts w:eastAsia="함초롬바탕"/>
          <w:lang w:eastAsia="ko-KR"/>
        </w:rPr>
        <w:t>-</w:t>
      </w:r>
      <w:r w:rsidRPr="00A70EC7">
        <w:rPr>
          <w:rFonts w:eastAsia="함초롬바탕"/>
          <w:lang w:eastAsia="ko-KR"/>
        </w:rPr>
        <w:t>second intervals.</w:t>
      </w:r>
    </w:p>
    <w:p w14:paraId="2140ED15" w14:textId="77777777" w:rsidR="00303660" w:rsidRPr="00303660" w:rsidRDefault="00303660" w:rsidP="00303660">
      <w:pPr>
        <w:ind w:firstLine="204"/>
        <w:rPr>
          <w:rFonts w:eastAsia="함초롬바탕"/>
          <w:lang w:eastAsia="ko-KR"/>
        </w:rPr>
      </w:pPr>
      <w:r w:rsidRPr="00303660">
        <w:rPr>
          <w:rFonts w:eastAsia="함초롬바탕"/>
          <w:lang w:eastAsia="ko-KR"/>
        </w:rPr>
        <w:t xml:space="preserve">The actual operation data shown in </w:t>
      </w:r>
      <w:r w:rsidRPr="00EE335C">
        <w:rPr>
          <w:rFonts w:eastAsia="함초롬바탕"/>
          <w:b/>
          <w:lang w:eastAsia="ko-KR"/>
        </w:rPr>
        <w:t>Figure 3</w:t>
      </w:r>
      <w:r w:rsidRPr="00303660">
        <w:rPr>
          <w:rFonts w:eastAsia="함초롬바탕"/>
          <w:lang w:eastAsia="ko-KR"/>
        </w:rPr>
        <w:t xml:space="preserve"> is input data to the model of CCWS and simulated. The input data are the frequency of the SW pump motor, SW temperature, the degree of opening of the 3-way valve, and the temperature of FW.</w:t>
      </w:r>
      <w:r w:rsidRPr="00AD1097">
        <w:rPr>
          <w:rFonts w:eastAsia="함초롬바탕"/>
          <w:lang w:eastAsia="ko-KR"/>
        </w:rPr>
        <w:t xml:space="preserve"> </w:t>
      </w:r>
      <w:r w:rsidRPr="00303660">
        <w:rPr>
          <w:rFonts w:eastAsia="함초롬바탕"/>
          <w:lang w:eastAsia="ko-KR"/>
        </w:rPr>
        <w:t xml:space="preserve">From 0 to 1000 seconds, the opening of the </w:t>
      </w:r>
      <w:r w:rsidRPr="00AD1097">
        <w:rPr>
          <w:rFonts w:eastAsia="함초롬바탕"/>
          <w:lang w:eastAsia="ko-KR"/>
        </w:rPr>
        <w:t>3</w:t>
      </w:r>
      <w:r w:rsidRPr="00303660">
        <w:rPr>
          <w:rFonts w:eastAsia="함초롬바탕"/>
          <w:lang w:eastAsia="ko-KR"/>
        </w:rPr>
        <w:t xml:space="preserve">-way valve is fixed at 0.8, and only the rotational speed of the </w:t>
      </w:r>
      <w:r w:rsidRPr="00AD1097">
        <w:rPr>
          <w:rFonts w:eastAsia="함초롬바탕"/>
          <w:lang w:eastAsia="ko-KR"/>
        </w:rPr>
        <w:t>SW</w:t>
      </w:r>
      <w:r w:rsidRPr="00303660">
        <w:rPr>
          <w:rFonts w:eastAsia="함초롬바탕"/>
          <w:lang w:eastAsia="ko-KR"/>
        </w:rPr>
        <w:t xml:space="preserve"> pump is varied. </w:t>
      </w:r>
      <w:r w:rsidRPr="00EB2A9F">
        <w:rPr>
          <w:rFonts w:eastAsia="함초롬바탕"/>
          <w:lang w:eastAsia="ko-KR"/>
        </w:rPr>
        <w:t xml:space="preserve">And from 2000 to 2,600 seconds, the SW pump is fixed </w:t>
      </w:r>
      <w:r>
        <w:rPr>
          <w:rFonts w:eastAsia="함초롬바탕"/>
          <w:lang w:eastAsia="ko-KR"/>
        </w:rPr>
        <w:t>at</w:t>
      </w:r>
      <w:r w:rsidRPr="00EB2A9F">
        <w:rPr>
          <w:rFonts w:eastAsia="함초롬바탕"/>
          <w:lang w:eastAsia="ko-KR"/>
        </w:rPr>
        <w:t xml:space="preserve"> the maximum rotation speed</w:t>
      </w:r>
      <w:r>
        <w:rPr>
          <w:rFonts w:eastAsia="함초롬바탕"/>
          <w:lang w:eastAsia="ko-KR"/>
        </w:rPr>
        <w:t>,</w:t>
      </w:r>
      <w:r w:rsidRPr="00EB2A9F">
        <w:rPr>
          <w:rFonts w:eastAsia="함초롬바탕"/>
          <w:lang w:eastAsia="ko-KR"/>
        </w:rPr>
        <w:t xml:space="preserve"> and only the 3-way valve openness is changed</w:t>
      </w:r>
      <w:r w:rsidRPr="00303660">
        <w:rPr>
          <w:rFonts w:eastAsia="함초롬바탕"/>
          <w:lang w:eastAsia="ko-KR"/>
        </w:rPr>
        <w:t>.</w:t>
      </w:r>
    </w:p>
    <w:p w14:paraId="52D40968" w14:textId="77777777" w:rsidR="00303660" w:rsidRPr="00303660" w:rsidRDefault="00303660" w:rsidP="00303660">
      <w:pPr>
        <w:ind w:firstLine="204"/>
        <w:rPr>
          <w:rFonts w:eastAsia="함초롬바탕"/>
          <w:lang w:eastAsia="ko-KR"/>
        </w:rPr>
      </w:pPr>
      <w:r w:rsidRPr="00303660">
        <w:rPr>
          <w:rFonts w:eastAsia="함초롬바탕"/>
          <w:lang w:eastAsia="ko-KR"/>
        </w:rPr>
        <w:t xml:space="preserve">When the input to the actual </w:t>
      </w:r>
      <w:r w:rsidRPr="00CF32D6">
        <w:rPr>
          <w:rFonts w:eastAsia="함초롬바탕"/>
          <w:lang w:eastAsia="ko-KR"/>
        </w:rPr>
        <w:t>CCWS</w:t>
      </w:r>
      <w:r w:rsidRPr="00303660">
        <w:rPr>
          <w:rFonts w:eastAsia="함초롬바탕"/>
          <w:lang w:eastAsia="ko-KR"/>
        </w:rPr>
        <w:t xml:space="preserve"> is shown in </w:t>
      </w:r>
      <w:r w:rsidRPr="00EE335C">
        <w:rPr>
          <w:rFonts w:eastAsia="함초롬바탕"/>
          <w:b/>
          <w:lang w:eastAsia="ko-KR"/>
        </w:rPr>
        <w:t>Figure 3</w:t>
      </w:r>
      <w:r w:rsidRPr="00303660">
        <w:rPr>
          <w:rFonts w:eastAsia="함초롬바탕"/>
          <w:lang w:eastAsia="ko-KR"/>
        </w:rPr>
        <w:t xml:space="preserve">, the output is shown in </w:t>
      </w:r>
      <w:r w:rsidRPr="00EE335C">
        <w:rPr>
          <w:rFonts w:eastAsia="함초롬바탕"/>
          <w:b/>
          <w:lang w:eastAsia="ko-KR"/>
        </w:rPr>
        <w:t>Figure 4</w:t>
      </w:r>
      <w:r w:rsidRPr="00303660">
        <w:rPr>
          <w:rFonts w:eastAsia="함초롬바탕"/>
          <w:lang w:eastAsia="ko-KR"/>
        </w:rPr>
        <w:t xml:space="preserve">. The output of the modeled CCWS, as shown in </w:t>
      </w:r>
      <w:r w:rsidRPr="00EE335C">
        <w:rPr>
          <w:rFonts w:eastAsia="함초롬바탕"/>
          <w:b/>
          <w:lang w:eastAsia="ko-KR"/>
        </w:rPr>
        <w:t>Figure 4</w:t>
      </w:r>
      <w:r w:rsidRPr="00303660">
        <w:rPr>
          <w:rFonts w:eastAsia="함초롬바탕"/>
          <w:lang w:eastAsia="ko-KR"/>
        </w:rPr>
        <w:t>, is approximated through the parameter estimator.</w:t>
      </w:r>
      <w:r w:rsidRPr="00303660">
        <w:rPr>
          <w:rFonts w:eastAsia="함초롬바탕" w:hint="eastAsia"/>
          <w:lang w:eastAsia="ko-KR"/>
        </w:rPr>
        <w:t xml:space="preserve"> </w:t>
      </w:r>
      <w:r w:rsidRPr="00303660">
        <w:rPr>
          <w:rFonts w:eastAsia="함초롬바탕"/>
          <w:lang w:eastAsia="ko-KR"/>
        </w:rPr>
        <w:t>The pipeline roughness values, HEX thermal mass, and wall thermal resistance parameters are found through iterative simulations.</w:t>
      </w:r>
    </w:p>
    <w:p w14:paraId="2B79BF43" w14:textId="77777777" w:rsidR="00303660" w:rsidRPr="00303660" w:rsidRDefault="00303660" w:rsidP="00303660">
      <w:pPr>
        <w:ind w:firstLine="204"/>
        <w:rPr>
          <w:rFonts w:eastAsia="함초롬바탕"/>
          <w:lang w:eastAsia="ko-KR"/>
        </w:rPr>
      </w:pPr>
      <w:r w:rsidRPr="00EE335C">
        <w:rPr>
          <w:rFonts w:eastAsia="함초롬바탕"/>
          <w:b/>
          <w:lang w:eastAsia="ko-KR"/>
        </w:rPr>
        <w:t>Figure 5-6</w:t>
      </w:r>
      <w:r w:rsidRPr="00303660">
        <w:rPr>
          <w:rFonts w:eastAsia="함초롬바탕"/>
          <w:lang w:eastAsia="ko-KR"/>
        </w:rPr>
        <w:t xml:space="preserve"> compares the tuning result with actual operation data, SW pressure, FW pressure, HEX FW outlet temperature, and HEX SW outlet temperature. </w:t>
      </w:r>
    </w:p>
    <w:p w14:paraId="78AB3711" w14:textId="77777777" w:rsidR="00303660" w:rsidRPr="00303660" w:rsidRDefault="00303660" w:rsidP="00303660">
      <w:pPr>
        <w:ind w:firstLine="204"/>
        <w:rPr>
          <w:rFonts w:eastAsia="함초롬바탕"/>
          <w:lang w:eastAsia="ko-KR"/>
        </w:rPr>
      </w:pPr>
      <w:r w:rsidRPr="00EE335C">
        <w:rPr>
          <w:rFonts w:eastAsia="함초롬바탕"/>
          <w:b/>
          <w:lang w:eastAsia="ko-KR"/>
        </w:rPr>
        <w:t>Figure 5</w:t>
      </w:r>
      <w:r w:rsidRPr="00625F35">
        <w:rPr>
          <w:rFonts w:eastAsia="함초롬바탕"/>
          <w:lang w:eastAsia="ko-KR"/>
        </w:rPr>
        <w:t xml:space="preserve"> shows that the </w:t>
      </w:r>
      <w:r>
        <w:rPr>
          <w:rFonts w:eastAsia="함초롬바탕"/>
          <w:lang w:eastAsia="ko-KR"/>
        </w:rPr>
        <w:t>SW</w:t>
      </w:r>
      <w:r w:rsidRPr="00625F35">
        <w:rPr>
          <w:rFonts w:eastAsia="함초롬바탕"/>
          <w:lang w:eastAsia="ko-KR"/>
        </w:rPr>
        <w:t xml:space="preserve"> pressure of the</w:t>
      </w:r>
      <w:r>
        <w:rPr>
          <w:rFonts w:eastAsia="함초롬바탕"/>
          <w:lang w:eastAsia="ko-KR"/>
        </w:rPr>
        <w:t xml:space="preserve"> </w:t>
      </w:r>
      <w:r w:rsidRPr="00625F35">
        <w:rPr>
          <w:rFonts w:eastAsia="함초롬바탕"/>
          <w:lang w:eastAsia="ko-KR"/>
        </w:rPr>
        <w:t xml:space="preserve">simulation result and the actual operation </w:t>
      </w:r>
      <w:r>
        <w:rPr>
          <w:rFonts w:eastAsia="함초롬바탕"/>
          <w:lang w:eastAsia="ko-KR"/>
        </w:rPr>
        <w:t xml:space="preserve">value </w:t>
      </w:r>
      <w:r w:rsidRPr="00625F35">
        <w:rPr>
          <w:rFonts w:eastAsia="함초롬바탕"/>
          <w:lang w:eastAsia="ko-KR"/>
        </w:rPr>
        <w:t>changes similarly.</w:t>
      </w:r>
      <w:r w:rsidRPr="00303660">
        <w:rPr>
          <w:rFonts w:eastAsia="함초롬바탕"/>
          <w:lang w:eastAsia="ko-KR"/>
        </w:rPr>
        <w:t xml:space="preserve"> </w:t>
      </w:r>
    </w:p>
    <w:p w14:paraId="5B6C7D30" w14:textId="77777777" w:rsidR="00303660" w:rsidRDefault="00303660" w:rsidP="00303660">
      <w:pPr>
        <w:ind w:firstLine="204"/>
        <w:rPr>
          <w:rFonts w:eastAsia="함초롬바탕"/>
          <w:lang w:eastAsia="ko-KR"/>
        </w:rPr>
      </w:pPr>
      <w:r w:rsidRPr="00EE335C">
        <w:rPr>
          <w:rFonts w:eastAsia="함초롬바탕"/>
          <w:b/>
          <w:lang w:eastAsia="ko-KR"/>
        </w:rPr>
        <w:t>Figure 6</w:t>
      </w:r>
      <w:r w:rsidRPr="00041270">
        <w:rPr>
          <w:rFonts w:eastAsia="함초롬바탕"/>
          <w:lang w:eastAsia="ko-KR"/>
        </w:rPr>
        <w:t xml:space="preserve"> shows that the </w:t>
      </w:r>
      <w:r>
        <w:rPr>
          <w:rFonts w:eastAsia="함초롬바탕"/>
          <w:lang w:eastAsia="ko-KR"/>
        </w:rPr>
        <w:t>FW</w:t>
      </w:r>
      <w:r w:rsidRPr="00041270">
        <w:rPr>
          <w:rFonts w:eastAsia="함초롬바탕"/>
          <w:lang w:eastAsia="ko-KR"/>
        </w:rPr>
        <w:t xml:space="preserve"> pressure change is similar to the actual operation data and the model simulation result.</w:t>
      </w:r>
    </w:p>
    <w:p w14:paraId="7DE6940D" w14:textId="6C0B7792" w:rsidR="00303660" w:rsidRPr="00CB3E3C" w:rsidRDefault="00303660" w:rsidP="00CB3E3C">
      <w:pPr>
        <w:ind w:firstLine="204"/>
        <w:rPr>
          <w:rFonts w:eastAsia="함초롬바탕"/>
          <w:lang w:eastAsia="ko-KR"/>
        </w:rPr>
      </w:pPr>
      <w:r w:rsidRPr="00CB3E3C">
        <w:rPr>
          <w:rFonts w:eastAsia="함초롬바탕"/>
          <w:b/>
          <w:lang w:eastAsia="ko-KR"/>
        </w:rPr>
        <w:t xml:space="preserve">Figure 7 </w:t>
      </w:r>
      <w:r w:rsidRPr="00CB3E3C">
        <w:rPr>
          <w:rFonts w:eastAsia="함초롬바탕"/>
          <w:lang w:eastAsia="ko-KR"/>
        </w:rPr>
        <w:t>shows the change in the HEX outlet temperature and FW temperature. The deviation between the simulation result and the actual operation data is about 0.5°C.</w:t>
      </w:r>
      <w:r w:rsidR="002F4CD0" w:rsidRPr="00CB3E3C">
        <w:rPr>
          <w:rFonts w:eastAsia="함초롬바탕"/>
          <w:lang w:eastAsia="ko-KR"/>
        </w:rPr>
        <w:t xml:space="preserve"> </w:t>
      </w:r>
    </w:p>
    <w:p w14:paraId="4E7CDD3F" w14:textId="77777777" w:rsidR="007703AC" w:rsidRDefault="007703AC" w:rsidP="00CB3E3C">
      <w:pPr>
        <w:pStyle w:val="MDPI52figure"/>
        <w:tabs>
          <w:tab w:val="center" w:pos="5233"/>
          <w:tab w:val="left" w:pos="5970"/>
        </w:tabs>
        <w:rPr>
          <w:rFonts w:ascii="함초롬바탕" w:eastAsia="함초롬바탕" w:hAnsi="함초롬바탕" w:cs="함초롬바탕"/>
        </w:rPr>
      </w:pPr>
      <w:r w:rsidRPr="00A70F36">
        <w:rPr>
          <w:rFonts w:ascii="함초롬바탕" w:eastAsia="함초롬바탕" w:hAnsi="함초롬바탕" w:cs="함초롬바탕"/>
          <w:noProof/>
          <w:lang w:eastAsia="ko-KR" w:bidi="ar-SA"/>
        </w:rPr>
        <w:drawing>
          <wp:inline distT="0" distB="0" distL="0" distR="0" wp14:anchorId="10E4A19A" wp14:editId="35AA7458">
            <wp:extent cx="3796146" cy="1956143"/>
            <wp:effectExtent l="0" t="0" r="0" b="635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57011" cy="1987506"/>
                    </a:xfrm>
                    <a:prstGeom prst="rect">
                      <a:avLst/>
                    </a:prstGeom>
                    <a:noFill/>
                    <a:ln>
                      <a:noFill/>
                    </a:ln>
                  </pic:spPr>
                </pic:pic>
              </a:graphicData>
            </a:graphic>
          </wp:inline>
        </w:drawing>
      </w:r>
    </w:p>
    <w:p w14:paraId="2740A69C" w14:textId="77777777" w:rsidR="007703AC" w:rsidRDefault="007703AC" w:rsidP="007703AC">
      <w:pPr>
        <w:pStyle w:val="MDPI511onefigurecaption"/>
        <w:rPr>
          <w:lang w:eastAsia="ko-KR"/>
        </w:rPr>
      </w:pPr>
      <w:r w:rsidRPr="003769DF">
        <w:rPr>
          <w:rFonts w:hint="eastAsia"/>
          <w:b/>
          <w:bCs/>
          <w:lang w:eastAsia="ko-KR"/>
        </w:rPr>
        <w:t>F</w:t>
      </w:r>
      <w:r w:rsidRPr="003769DF">
        <w:rPr>
          <w:b/>
          <w:bCs/>
          <w:lang w:eastAsia="ko-KR"/>
        </w:rPr>
        <w:t>igure 5</w:t>
      </w:r>
      <w:r>
        <w:rPr>
          <w:lang w:eastAsia="ko-KR"/>
        </w:rPr>
        <w:t>. Sea water pressure tuning result</w:t>
      </w:r>
    </w:p>
    <w:p w14:paraId="764477A6" w14:textId="77777777" w:rsidR="007703AC" w:rsidRDefault="007703AC" w:rsidP="007703AC">
      <w:pPr>
        <w:pStyle w:val="MDPI52figure"/>
        <w:rPr>
          <w:rFonts w:eastAsia="함초롬바탕"/>
        </w:rPr>
      </w:pPr>
      <w:r w:rsidRPr="00A70F36">
        <w:rPr>
          <w:rFonts w:eastAsia="함초롬바탕"/>
          <w:b/>
          <w:bCs/>
          <w:noProof/>
          <w:szCs w:val="22"/>
          <w:lang w:eastAsia="ko-KR"/>
        </w:rPr>
        <w:drawing>
          <wp:inline distT="0" distB="0" distL="0" distR="0" wp14:anchorId="77DFA88B" wp14:editId="4E652F2B">
            <wp:extent cx="4108590" cy="1537854"/>
            <wp:effectExtent l="0" t="0" r="6350" b="5715"/>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25211" cy="1656366"/>
                    </a:xfrm>
                    <a:prstGeom prst="rect">
                      <a:avLst/>
                    </a:prstGeom>
                    <a:noFill/>
                    <a:ln>
                      <a:noFill/>
                    </a:ln>
                  </pic:spPr>
                </pic:pic>
              </a:graphicData>
            </a:graphic>
          </wp:inline>
        </w:drawing>
      </w:r>
      <w:r w:rsidRPr="00A70F36" w:rsidDel="007D4418">
        <w:rPr>
          <w:rFonts w:eastAsia="함초롬바탕"/>
          <w:b/>
          <w:bCs/>
        </w:rPr>
        <w:t xml:space="preserve"> </w:t>
      </w:r>
    </w:p>
    <w:p w14:paraId="3BAF185C" w14:textId="77777777" w:rsidR="007703AC" w:rsidRDefault="007703AC" w:rsidP="007703AC">
      <w:pPr>
        <w:pStyle w:val="MDPI511onefigurecaption"/>
        <w:rPr>
          <w:lang w:eastAsia="ko-KR"/>
        </w:rPr>
      </w:pPr>
      <w:r w:rsidRPr="003769DF">
        <w:rPr>
          <w:rFonts w:hint="eastAsia"/>
          <w:b/>
          <w:bCs/>
          <w:lang w:eastAsia="ko-KR"/>
        </w:rPr>
        <w:t>F</w:t>
      </w:r>
      <w:r w:rsidRPr="003769DF">
        <w:rPr>
          <w:b/>
          <w:bCs/>
          <w:lang w:eastAsia="ko-KR"/>
        </w:rPr>
        <w:t>igure 6</w:t>
      </w:r>
      <w:r>
        <w:rPr>
          <w:lang w:eastAsia="ko-KR"/>
        </w:rPr>
        <w:t>. Fresh water pressure tuning result</w:t>
      </w:r>
    </w:p>
    <w:p w14:paraId="47466168" w14:textId="77777777" w:rsidR="007703AC" w:rsidRDefault="007703AC" w:rsidP="007703AC">
      <w:pPr>
        <w:pStyle w:val="MDPI52figure"/>
        <w:rPr>
          <w:rFonts w:ascii="함초롬바탕" w:eastAsia="함초롬바탕" w:hAnsi="함초롬바탕" w:cs="함초롬바탕"/>
        </w:rPr>
      </w:pPr>
      <w:r w:rsidRPr="003E3AD8">
        <w:rPr>
          <w:rFonts w:ascii="함초롬바탕" w:eastAsia="함초롬바탕" w:hAnsi="함초롬바탕" w:cs="함초롬바탕"/>
          <w:noProof/>
          <w:lang w:eastAsia="ko-KR" w:bidi="ar-SA"/>
        </w:rPr>
        <w:lastRenderedPageBreak/>
        <w:drawing>
          <wp:inline distT="0" distB="0" distL="0" distR="0" wp14:anchorId="125E6743" wp14:editId="1FB61329">
            <wp:extent cx="4211782" cy="1708468"/>
            <wp:effectExtent l="0" t="0" r="0" b="6350"/>
            <wp:docPr id="4" name="Picture 6">
              <a:extLst xmlns:a="http://schemas.openxmlformats.org/drawingml/2006/main">
                <a:ext uri="{FF2B5EF4-FFF2-40B4-BE49-F238E27FC236}">
                  <a16:creationId xmlns:a16="http://schemas.microsoft.com/office/drawing/2014/main" id="{3E8756C4-6FAD-F8C2-67CB-4C6FC15FE2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a:extLst>
                        <a:ext uri="{FF2B5EF4-FFF2-40B4-BE49-F238E27FC236}">
                          <a16:creationId xmlns:a16="http://schemas.microsoft.com/office/drawing/2014/main" id="{3E8756C4-6FAD-F8C2-67CB-4C6FC15FE207}"/>
                        </a:ext>
                      </a:extLst>
                    </pic:cNvPr>
                    <pic:cNvPicPr>
                      <a:picLocks noChangeAspect="1"/>
                    </pic:cNvPicPr>
                  </pic:nvPicPr>
                  <pic:blipFill rotWithShape="1">
                    <a:blip r:embed="rId14"/>
                    <a:srcRect r="618" b="3737"/>
                    <a:stretch/>
                  </pic:blipFill>
                  <pic:spPr bwMode="auto">
                    <a:xfrm>
                      <a:off x="0" y="0"/>
                      <a:ext cx="4289089" cy="1739827"/>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7213A067" w14:textId="77777777" w:rsidR="007703AC" w:rsidRPr="00885E0A" w:rsidRDefault="007703AC" w:rsidP="007703AC">
      <w:pPr>
        <w:pStyle w:val="MDPI511onefigurecaption"/>
        <w:rPr>
          <w:rFonts w:eastAsia="맑은 고딕"/>
        </w:rPr>
      </w:pPr>
      <w:r w:rsidRPr="001412AC">
        <w:rPr>
          <w:rFonts w:eastAsia="맑은 고딕" w:hint="eastAsia"/>
          <w:b/>
          <w:bCs/>
          <w:lang w:eastAsia="ko-KR"/>
        </w:rPr>
        <w:t>F</w:t>
      </w:r>
      <w:r w:rsidRPr="001412AC">
        <w:rPr>
          <w:rFonts w:eastAsia="맑은 고딕"/>
          <w:b/>
          <w:bCs/>
          <w:lang w:eastAsia="ko-KR"/>
        </w:rPr>
        <w:t>igure 7</w:t>
      </w:r>
      <w:r>
        <w:rPr>
          <w:rFonts w:eastAsia="맑은 고딕"/>
          <w:lang w:eastAsia="ko-KR"/>
        </w:rPr>
        <w:t>. Heat exchanger fresh water outlet temperature after tuning</w:t>
      </w:r>
    </w:p>
    <w:p w14:paraId="75FD9683" w14:textId="77777777" w:rsidR="007703AC" w:rsidRDefault="007703AC" w:rsidP="007703AC">
      <w:pPr>
        <w:pStyle w:val="MDPI52figure"/>
        <w:rPr>
          <w:rFonts w:ascii="함초롬바탕" w:eastAsia="함초롬바탕" w:hAnsi="함초롬바탕" w:cs="함초롬바탕"/>
        </w:rPr>
      </w:pPr>
      <w:r w:rsidRPr="00A70F36">
        <w:rPr>
          <w:rFonts w:ascii="함초롬바탕" w:eastAsia="함초롬바탕" w:hAnsi="함초롬바탕" w:cs="함초롬바탕"/>
        </w:rPr>
        <w:t xml:space="preserve"> </w:t>
      </w:r>
      <w:r w:rsidRPr="00A70F36">
        <w:rPr>
          <w:rFonts w:ascii="함초롬바탕" w:eastAsia="함초롬바탕" w:hAnsi="함초롬바탕" w:cs="함초롬바탕"/>
          <w:noProof/>
          <w:lang w:eastAsia="ko-KR" w:bidi="ar-SA"/>
        </w:rPr>
        <w:drawing>
          <wp:inline distT="0" distB="0" distL="0" distR="0" wp14:anchorId="4A7E41E6" wp14:editId="00CA7D76">
            <wp:extent cx="4281055" cy="1811064"/>
            <wp:effectExtent l="0" t="0" r="5715"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7930" cy="1847816"/>
                    </a:xfrm>
                    <a:prstGeom prst="rect">
                      <a:avLst/>
                    </a:prstGeom>
                    <a:noFill/>
                    <a:ln>
                      <a:noFill/>
                    </a:ln>
                  </pic:spPr>
                </pic:pic>
              </a:graphicData>
            </a:graphic>
          </wp:inline>
        </w:drawing>
      </w:r>
    </w:p>
    <w:p w14:paraId="1C840C9D" w14:textId="2EF08804" w:rsidR="007703AC" w:rsidRDefault="007703AC" w:rsidP="007703AC">
      <w:pPr>
        <w:pStyle w:val="MDPI511onefigurecaption"/>
        <w:rPr>
          <w:lang w:eastAsia="ko-KR"/>
        </w:rPr>
      </w:pPr>
      <w:r w:rsidRPr="001412AC">
        <w:rPr>
          <w:rFonts w:hint="eastAsia"/>
          <w:b/>
          <w:bCs/>
          <w:lang w:eastAsia="ko-KR"/>
        </w:rPr>
        <w:t>F</w:t>
      </w:r>
      <w:r w:rsidRPr="001412AC">
        <w:rPr>
          <w:b/>
          <w:bCs/>
          <w:lang w:eastAsia="ko-KR"/>
        </w:rPr>
        <w:t>igure 8</w:t>
      </w:r>
      <w:r>
        <w:rPr>
          <w:lang w:eastAsia="ko-KR"/>
        </w:rPr>
        <w:t>. Heat exchanger sea water out temperature tuning result</w:t>
      </w:r>
    </w:p>
    <w:p w14:paraId="5C9ED9DE" w14:textId="77777777" w:rsidR="007703AC" w:rsidRPr="007703AC" w:rsidRDefault="007703AC" w:rsidP="007703AC">
      <w:pPr>
        <w:pStyle w:val="MDPI511onefigurecaption"/>
        <w:rPr>
          <w:rFonts w:eastAsia="맑은 고딕" w:hint="eastAsia"/>
          <w:lang w:eastAsia="ko-KR"/>
        </w:rPr>
      </w:pPr>
    </w:p>
    <w:p w14:paraId="1F8E3E16" w14:textId="0EFA7A2C" w:rsidR="007703AC" w:rsidRDefault="007703AC" w:rsidP="007703AC">
      <w:pPr>
        <w:ind w:firstLine="204"/>
        <w:rPr>
          <w:rFonts w:eastAsia="함초롬바탕"/>
          <w:lang w:eastAsia="ko-KR"/>
        </w:rPr>
      </w:pPr>
      <w:r>
        <w:rPr>
          <w:rFonts w:eastAsia="함초롬바탕"/>
          <w:lang w:eastAsia="ko-KR"/>
        </w:rPr>
        <w:t xml:space="preserve">In </w:t>
      </w:r>
      <w:r w:rsidRPr="00EE335C">
        <w:rPr>
          <w:rFonts w:eastAsia="함초롬바탕"/>
          <w:b/>
          <w:lang w:eastAsia="ko-KR"/>
        </w:rPr>
        <w:t>Figure 3</w:t>
      </w:r>
      <w:r>
        <w:rPr>
          <w:rFonts w:eastAsia="함초롬바탕"/>
          <w:lang w:eastAsia="ko-KR"/>
        </w:rPr>
        <w:t xml:space="preserve">, </w:t>
      </w:r>
      <w:r w:rsidRPr="00723F8A">
        <w:rPr>
          <w:rFonts w:eastAsia="함초롬바탕"/>
          <w:lang w:eastAsia="ko-KR"/>
        </w:rPr>
        <w:t xml:space="preserve">Between </w:t>
      </w:r>
      <w:r>
        <w:rPr>
          <w:rFonts w:eastAsia="함초롬바탕"/>
          <w:lang w:eastAsia="ko-KR"/>
        </w:rPr>
        <w:t>780</w:t>
      </w:r>
      <w:r w:rsidRPr="00723F8A">
        <w:rPr>
          <w:rFonts w:eastAsia="함초롬바탕"/>
          <w:lang w:eastAsia="ko-KR"/>
        </w:rPr>
        <w:t xml:space="preserve"> and </w:t>
      </w:r>
      <w:r>
        <w:rPr>
          <w:rFonts w:eastAsia="함초롬바탕"/>
          <w:lang w:eastAsia="ko-KR"/>
        </w:rPr>
        <w:t>900</w:t>
      </w:r>
      <w:r w:rsidRPr="00723F8A">
        <w:rPr>
          <w:rFonts w:eastAsia="함초롬바탕"/>
          <w:lang w:eastAsia="ko-KR"/>
        </w:rPr>
        <w:t xml:space="preserve"> seconds</w:t>
      </w:r>
      <w:r>
        <w:rPr>
          <w:rFonts w:eastAsia="함초롬바탕"/>
          <w:lang w:eastAsia="ko-KR"/>
        </w:rPr>
        <w:t xml:space="preserve"> during</w:t>
      </w:r>
      <w:r w:rsidRPr="00723F8A">
        <w:rPr>
          <w:rFonts w:eastAsia="함초롬바탕"/>
          <w:lang w:eastAsia="ko-KR"/>
        </w:rPr>
        <w:t xml:space="preserve"> the </w:t>
      </w:r>
      <w:r>
        <w:rPr>
          <w:rFonts w:eastAsia="함초롬바탕"/>
          <w:lang w:eastAsia="ko-KR"/>
        </w:rPr>
        <w:t>SW</w:t>
      </w:r>
      <w:r w:rsidRPr="00723F8A">
        <w:rPr>
          <w:rFonts w:eastAsia="함초롬바탕"/>
          <w:lang w:eastAsia="ko-KR"/>
        </w:rPr>
        <w:t xml:space="preserve"> pump is stopped, the </w:t>
      </w:r>
      <w:r>
        <w:rPr>
          <w:rFonts w:eastAsia="함초롬바탕"/>
          <w:lang w:eastAsia="ko-KR"/>
        </w:rPr>
        <w:t>difference</w:t>
      </w:r>
      <w:r w:rsidRPr="00723F8A">
        <w:rPr>
          <w:rFonts w:eastAsia="함초롬바탕"/>
          <w:lang w:eastAsia="ko-KR"/>
        </w:rPr>
        <w:t xml:space="preserve"> between the actual operation </w:t>
      </w:r>
      <w:r>
        <w:rPr>
          <w:rFonts w:eastAsia="함초롬바탕"/>
          <w:lang w:eastAsia="ko-KR"/>
        </w:rPr>
        <w:t>values</w:t>
      </w:r>
      <w:r w:rsidRPr="00723F8A">
        <w:rPr>
          <w:rFonts w:eastAsia="함초롬바탕"/>
          <w:lang w:eastAsia="ko-KR"/>
        </w:rPr>
        <w:t xml:space="preserve"> and the simulation result </w:t>
      </w:r>
      <w:r>
        <w:rPr>
          <w:rFonts w:eastAsia="함초롬바탕"/>
          <w:lang w:eastAsia="ko-KR"/>
        </w:rPr>
        <w:t>is</w:t>
      </w:r>
      <w:r w:rsidRPr="00723F8A">
        <w:rPr>
          <w:rFonts w:eastAsia="함초롬바탕"/>
          <w:lang w:eastAsia="ko-KR"/>
        </w:rPr>
        <w:t xml:space="preserve"> about 1.5°C</w:t>
      </w:r>
      <w:r>
        <w:rPr>
          <w:rFonts w:eastAsia="함초롬바탕" w:hint="eastAsia"/>
          <w:lang w:eastAsia="ko-KR"/>
        </w:rPr>
        <w:t>.</w:t>
      </w:r>
      <w:r>
        <w:rPr>
          <w:rFonts w:eastAsia="함초롬바탕"/>
          <w:lang w:eastAsia="ko-KR"/>
        </w:rPr>
        <w:t xml:space="preserve"> </w:t>
      </w:r>
      <w:r w:rsidRPr="00AB647F">
        <w:rPr>
          <w:rFonts w:eastAsia="함초롬바탕"/>
          <w:lang w:eastAsia="ko-KR"/>
        </w:rPr>
        <w:t xml:space="preserve">However, in other sections, </w:t>
      </w:r>
      <w:r>
        <w:rPr>
          <w:rFonts w:eastAsia="함초롬바탕"/>
          <w:lang w:eastAsia="ko-KR"/>
        </w:rPr>
        <w:t>the deviation</w:t>
      </w:r>
      <w:r w:rsidRPr="00AB647F">
        <w:rPr>
          <w:rFonts w:eastAsia="함초롬바탕"/>
          <w:lang w:eastAsia="ko-KR"/>
        </w:rPr>
        <w:t xml:space="preserve"> of about 0.5°C occurs.</w:t>
      </w:r>
      <w:r w:rsidRPr="007703AC">
        <w:rPr>
          <w:rFonts w:eastAsia="함초롬바탕"/>
          <w:lang w:eastAsia="ko-KR"/>
        </w:rPr>
        <w:t xml:space="preserve"> The minimum speed of rotation of the </w:t>
      </w:r>
      <w:r w:rsidRPr="00ED2575">
        <w:rPr>
          <w:rFonts w:eastAsia="함초롬바탕" w:hint="eastAsia"/>
          <w:lang w:eastAsia="ko-KR"/>
        </w:rPr>
        <w:t>S</w:t>
      </w:r>
      <w:r w:rsidRPr="00ED2575">
        <w:rPr>
          <w:rFonts w:eastAsia="함초롬바탕"/>
          <w:lang w:eastAsia="ko-KR"/>
        </w:rPr>
        <w:t>W</w:t>
      </w:r>
      <w:r w:rsidRPr="007703AC">
        <w:rPr>
          <w:rFonts w:eastAsia="함초롬바탕"/>
          <w:lang w:eastAsia="ko-KR"/>
        </w:rPr>
        <w:t xml:space="preserve"> pump is 887 [rpm], so the </w:t>
      </w:r>
      <w:r w:rsidRPr="00ED2575">
        <w:rPr>
          <w:rFonts w:eastAsia="함초롬바탕"/>
          <w:lang w:eastAsia="ko-KR"/>
        </w:rPr>
        <w:t>SW</w:t>
      </w:r>
      <w:r w:rsidRPr="007703AC">
        <w:rPr>
          <w:rFonts w:eastAsia="함초롬바탕"/>
          <w:lang w:eastAsia="ko-KR"/>
        </w:rPr>
        <w:t xml:space="preserve"> pump does not stop during operation. Therefore, the difference occurring in the section where the SW pump is stopped is negligible.</w:t>
      </w:r>
    </w:p>
    <w:p w14:paraId="0499970D" w14:textId="77777777" w:rsidR="007703AC" w:rsidRDefault="007703AC" w:rsidP="007703AC">
      <w:pPr>
        <w:pStyle w:val="SubsectionHeading"/>
        <w:rPr>
          <w:rFonts w:eastAsia="맑은 고딕"/>
        </w:rPr>
      </w:pPr>
      <w:r w:rsidRPr="007703AC">
        <w:rPr>
          <w:rFonts w:eastAsia="맑은 고딕" w:hint="eastAsia"/>
        </w:rPr>
        <w:t>2.4.</w:t>
      </w:r>
      <w:r w:rsidRPr="007703AC">
        <w:rPr>
          <w:rFonts w:eastAsia="맑은 고딕"/>
        </w:rPr>
        <w:t xml:space="preserve"> </w:t>
      </w:r>
      <w:r w:rsidRPr="007703AC">
        <w:rPr>
          <w:rFonts w:eastAsia="맑은 고딕" w:hint="eastAsia"/>
        </w:rPr>
        <w:t>Verification</w:t>
      </w:r>
      <w:r w:rsidRPr="007703AC">
        <w:rPr>
          <w:rFonts w:eastAsia="맑은 고딕"/>
        </w:rPr>
        <w:t xml:space="preserve"> </w:t>
      </w:r>
      <w:r>
        <w:rPr>
          <w:rFonts w:eastAsia="맑은 고딕"/>
        </w:rPr>
        <w:t>the simulation model</w:t>
      </w:r>
    </w:p>
    <w:p w14:paraId="134472E4" w14:textId="77777777" w:rsidR="007703AC" w:rsidRPr="007703AC" w:rsidRDefault="007703AC" w:rsidP="007703AC">
      <w:pPr>
        <w:ind w:firstLine="204"/>
        <w:rPr>
          <w:rFonts w:eastAsia="함초롬바탕"/>
          <w:lang w:eastAsia="ko-KR"/>
        </w:rPr>
      </w:pPr>
      <w:r w:rsidRPr="007703AC">
        <w:rPr>
          <w:rFonts w:eastAsia="함초롬바탕"/>
          <w:lang w:eastAsia="ko-KR"/>
        </w:rPr>
        <w:t xml:space="preserve">The model tuned in the previous section 2.3 is verified using </w:t>
      </w:r>
      <w:proofErr w:type="gramStart"/>
      <w:r w:rsidRPr="007703AC">
        <w:rPr>
          <w:rFonts w:eastAsia="함초롬바탕"/>
          <w:lang w:eastAsia="ko-KR"/>
        </w:rPr>
        <w:t>the another</w:t>
      </w:r>
      <w:proofErr w:type="gramEnd"/>
      <w:r w:rsidRPr="007703AC">
        <w:rPr>
          <w:rFonts w:eastAsia="함초롬바탕"/>
          <w:lang w:eastAsia="ko-KR"/>
        </w:rPr>
        <w:t xml:space="preserve"> actual operation data set achieved at different times. The input and output data, which are actual operation data to be used in this simulation, are shown in </w:t>
      </w:r>
      <w:r w:rsidRPr="00EE335C">
        <w:rPr>
          <w:rFonts w:eastAsia="함초롬바탕"/>
          <w:b/>
          <w:lang w:eastAsia="ko-KR"/>
        </w:rPr>
        <w:t>Figure 9</w:t>
      </w:r>
      <w:r w:rsidRPr="007703AC">
        <w:rPr>
          <w:rFonts w:eastAsia="함초롬바탕"/>
          <w:lang w:eastAsia="ko-KR"/>
        </w:rPr>
        <w:t xml:space="preserve"> and </w:t>
      </w:r>
      <w:r w:rsidRPr="00EE335C">
        <w:rPr>
          <w:rFonts w:eastAsia="함초롬바탕"/>
          <w:b/>
          <w:lang w:eastAsia="ko-KR"/>
        </w:rPr>
        <w:t>Figure 10</w:t>
      </w:r>
      <w:r w:rsidRPr="007703AC">
        <w:rPr>
          <w:rFonts w:eastAsia="함초롬바탕"/>
          <w:lang w:eastAsia="ko-KR"/>
        </w:rPr>
        <w:t>.</w:t>
      </w:r>
      <w:r w:rsidRPr="007703AC">
        <w:rPr>
          <w:rFonts w:eastAsia="함초롬바탕" w:hint="eastAsia"/>
          <w:lang w:eastAsia="ko-KR"/>
        </w:rPr>
        <w:t xml:space="preserve"> </w:t>
      </w:r>
      <w:r w:rsidRPr="007703AC">
        <w:rPr>
          <w:rFonts w:eastAsia="함초롬바탕"/>
          <w:lang w:eastAsia="ko-KR"/>
        </w:rPr>
        <w:t>Input data are SW pump motor input frequency, SW temperature, 3-way valve opening degree, and FW temperature. And the output data are HEX outlet SW temperature, HEX FW outlet temperature, SW pressure, FW pressure, and 3-way valve outlet FW temperature.</w:t>
      </w:r>
    </w:p>
    <w:p w14:paraId="7653FC34" w14:textId="77777777" w:rsidR="007703AC" w:rsidRDefault="007703AC" w:rsidP="007703AC">
      <w:pPr>
        <w:pStyle w:val="MDPI52figure"/>
        <w:rPr>
          <w:rFonts w:eastAsia="맑은 고딕"/>
          <w:lang w:eastAsia="ko-KR"/>
        </w:rPr>
      </w:pPr>
      <w:r w:rsidRPr="00A70F36">
        <w:rPr>
          <w:rFonts w:eastAsia="맑은 고딕" w:hint="eastAsia"/>
          <w:noProof/>
          <w:lang w:eastAsia="ko-KR" w:bidi="ar-SA"/>
        </w:rPr>
        <w:lastRenderedPageBreak/>
        <w:drawing>
          <wp:inline distT="0" distB="0" distL="0" distR="0" wp14:anchorId="1181566A" wp14:editId="6B40EBA9">
            <wp:extent cx="4155834" cy="3477491"/>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87913" cy="3504334"/>
                    </a:xfrm>
                    <a:prstGeom prst="rect">
                      <a:avLst/>
                    </a:prstGeom>
                    <a:noFill/>
                    <a:ln>
                      <a:noFill/>
                    </a:ln>
                  </pic:spPr>
                </pic:pic>
              </a:graphicData>
            </a:graphic>
          </wp:inline>
        </w:drawing>
      </w:r>
      <w:r>
        <w:rPr>
          <w:rFonts w:eastAsia="맑은 고딕" w:hint="eastAsia"/>
          <w:lang w:eastAsia="ko-KR"/>
        </w:rPr>
        <w:t xml:space="preserve"> </w:t>
      </w:r>
    </w:p>
    <w:p w14:paraId="0EFF4C88" w14:textId="77777777" w:rsidR="007703AC" w:rsidRDefault="007703AC" w:rsidP="007703AC">
      <w:pPr>
        <w:pStyle w:val="MDPI511onefigurecaption"/>
        <w:rPr>
          <w:rFonts w:eastAsia="맑은 고딕"/>
          <w:lang w:eastAsia="ko-KR"/>
        </w:rPr>
      </w:pPr>
      <w:r w:rsidRPr="006127D4">
        <w:rPr>
          <w:rFonts w:hint="eastAsia"/>
          <w:b/>
          <w:bCs/>
          <w:lang w:eastAsia="ko-KR"/>
        </w:rPr>
        <w:t>Figure</w:t>
      </w:r>
      <w:r w:rsidRPr="006127D4">
        <w:rPr>
          <w:b/>
          <w:bCs/>
        </w:rPr>
        <w:t xml:space="preserve"> </w:t>
      </w:r>
      <w:r>
        <w:rPr>
          <w:b/>
          <w:bCs/>
        </w:rPr>
        <w:t>9</w:t>
      </w:r>
      <w:r w:rsidRPr="006127D4">
        <w:rPr>
          <w:rFonts w:hint="eastAsia"/>
          <w:lang w:eastAsia="ko-KR"/>
        </w:rPr>
        <w:t>.</w:t>
      </w:r>
      <w:r w:rsidRPr="006127D4">
        <w:t xml:space="preserve"> </w:t>
      </w:r>
      <w:r>
        <w:rPr>
          <w:rFonts w:hint="eastAsia"/>
          <w:lang w:eastAsia="ko-KR"/>
        </w:rPr>
        <w:t>Operation</w:t>
      </w:r>
      <w:r>
        <w:rPr>
          <w:lang w:eastAsia="ko-KR"/>
        </w:rPr>
        <w:t xml:space="preserve"> </w:t>
      </w:r>
      <w:r>
        <w:rPr>
          <w:rFonts w:hint="eastAsia"/>
          <w:lang w:eastAsia="ko-KR"/>
        </w:rPr>
        <w:t>input</w:t>
      </w:r>
      <w:r>
        <w:t xml:space="preserve"> </w:t>
      </w:r>
      <w:r>
        <w:rPr>
          <w:rFonts w:hint="eastAsia"/>
          <w:lang w:eastAsia="ko-KR"/>
        </w:rPr>
        <w:t>data</w:t>
      </w:r>
      <w:r>
        <w:t xml:space="preserve"> </w:t>
      </w:r>
      <w:r>
        <w:rPr>
          <w:rFonts w:hint="eastAsia"/>
          <w:lang w:eastAsia="ko-KR"/>
        </w:rPr>
        <w:t>for</w:t>
      </w:r>
      <w:r>
        <w:t xml:space="preserve"> </w:t>
      </w:r>
      <w:r>
        <w:rPr>
          <w:rFonts w:hint="eastAsia"/>
          <w:lang w:eastAsia="ko-KR"/>
        </w:rPr>
        <w:t>the</w:t>
      </w:r>
      <w:r>
        <w:t xml:space="preserve"> </w:t>
      </w:r>
      <w:r>
        <w:rPr>
          <w:rFonts w:hint="eastAsia"/>
          <w:lang w:eastAsia="ko-KR"/>
        </w:rPr>
        <w:t>model</w:t>
      </w:r>
      <w:r>
        <w:t xml:space="preserve"> </w:t>
      </w:r>
      <w:r>
        <w:rPr>
          <w:rFonts w:hint="eastAsia"/>
          <w:lang w:eastAsia="ko-KR"/>
        </w:rPr>
        <w:t>verification</w:t>
      </w:r>
    </w:p>
    <w:p w14:paraId="7327B7C6" w14:textId="77777777" w:rsidR="007703AC" w:rsidRPr="009862FA" w:rsidRDefault="007703AC" w:rsidP="007703AC">
      <w:pPr>
        <w:pStyle w:val="MDPI52figure"/>
        <w:rPr>
          <w:rFonts w:eastAsia="맑은 고딕"/>
          <w:lang w:eastAsia="ko-KR"/>
        </w:rPr>
      </w:pPr>
      <w:r w:rsidRPr="00C25403">
        <w:rPr>
          <w:rFonts w:eastAsia="맑은 고딕"/>
          <w:lang w:eastAsia="ko-KR"/>
        </w:rPr>
        <w:t xml:space="preserve"> </w:t>
      </w:r>
      <w:bookmarkStart w:id="2" w:name="_GoBack"/>
      <w:r w:rsidRPr="00C25403">
        <w:rPr>
          <w:rFonts w:eastAsia="맑은 고딕"/>
          <w:noProof/>
          <w:lang w:eastAsia="ko-KR" w:bidi="ar-SA"/>
        </w:rPr>
        <w:drawing>
          <wp:inline distT="0" distB="0" distL="0" distR="0" wp14:anchorId="1780DEF0" wp14:editId="10621DD1">
            <wp:extent cx="3966332" cy="3408219"/>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15177" cy="3450191"/>
                    </a:xfrm>
                    <a:prstGeom prst="rect">
                      <a:avLst/>
                    </a:prstGeom>
                    <a:noFill/>
                    <a:ln>
                      <a:noFill/>
                    </a:ln>
                  </pic:spPr>
                </pic:pic>
              </a:graphicData>
            </a:graphic>
          </wp:inline>
        </w:drawing>
      </w:r>
      <w:bookmarkEnd w:id="2"/>
    </w:p>
    <w:p w14:paraId="55C213E0" w14:textId="77777777" w:rsidR="007703AC" w:rsidRDefault="007703AC" w:rsidP="007703AC">
      <w:pPr>
        <w:pStyle w:val="MDPI511onefigurecaption"/>
        <w:rPr>
          <w:lang w:eastAsia="ko-KR"/>
        </w:rPr>
      </w:pPr>
      <w:r w:rsidRPr="002E7B7F">
        <w:rPr>
          <w:rFonts w:hint="eastAsia"/>
          <w:b/>
          <w:bCs/>
          <w:lang w:eastAsia="ko-KR"/>
        </w:rPr>
        <w:t>Figure</w:t>
      </w:r>
      <w:r w:rsidRPr="002E7B7F">
        <w:rPr>
          <w:b/>
          <w:bCs/>
        </w:rPr>
        <w:t xml:space="preserve"> </w:t>
      </w:r>
      <w:r>
        <w:rPr>
          <w:b/>
          <w:bCs/>
        </w:rPr>
        <w:t>10</w:t>
      </w:r>
      <w:r w:rsidRPr="002E7B7F">
        <w:rPr>
          <w:rFonts w:hint="eastAsia"/>
          <w:b/>
          <w:bCs/>
          <w:lang w:eastAsia="ko-KR"/>
        </w:rPr>
        <w:t>.</w:t>
      </w:r>
      <w:r w:rsidRPr="002E7B7F">
        <w:t xml:space="preserve"> </w:t>
      </w:r>
      <w:r w:rsidRPr="002E7B7F">
        <w:rPr>
          <w:rFonts w:hint="eastAsia"/>
          <w:lang w:eastAsia="ko-KR"/>
        </w:rPr>
        <w:t>Operation</w:t>
      </w:r>
      <w:r w:rsidRPr="002E7B7F">
        <w:t xml:space="preserve"> </w:t>
      </w:r>
      <w:r w:rsidRPr="002E7B7F">
        <w:rPr>
          <w:rFonts w:hint="eastAsia"/>
          <w:lang w:eastAsia="ko-KR"/>
        </w:rPr>
        <w:t>output</w:t>
      </w:r>
      <w:r w:rsidRPr="002E7B7F">
        <w:t xml:space="preserve"> </w:t>
      </w:r>
      <w:r w:rsidRPr="002E7B7F">
        <w:rPr>
          <w:rFonts w:hint="eastAsia"/>
          <w:lang w:eastAsia="ko-KR"/>
        </w:rPr>
        <w:t>data</w:t>
      </w:r>
      <w:r w:rsidRPr="002E7B7F">
        <w:t xml:space="preserve"> </w:t>
      </w:r>
      <w:r w:rsidRPr="002E7B7F">
        <w:rPr>
          <w:rFonts w:hint="eastAsia"/>
          <w:lang w:eastAsia="ko-KR"/>
        </w:rPr>
        <w:t>for</w:t>
      </w:r>
      <w:r w:rsidRPr="002E7B7F">
        <w:t xml:space="preserve"> </w:t>
      </w:r>
      <w:r w:rsidRPr="002E7B7F">
        <w:rPr>
          <w:rFonts w:hint="eastAsia"/>
          <w:lang w:eastAsia="ko-KR"/>
        </w:rPr>
        <w:t>model</w:t>
      </w:r>
      <w:r w:rsidRPr="002E7B7F">
        <w:t xml:space="preserve"> </w:t>
      </w:r>
      <w:r w:rsidRPr="002E7B7F">
        <w:rPr>
          <w:rFonts w:hint="eastAsia"/>
          <w:lang w:eastAsia="ko-KR"/>
        </w:rPr>
        <w:t>verification</w:t>
      </w:r>
    </w:p>
    <w:p w14:paraId="7A393ACA" w14:textId="77777777" w:rsidR="007703AC" w:rsidRPr="007703AC" w:rsidRDefault="007703AC" w:rsidP="007703AC">
      <w:pPr>
        <w:ind w:firstLine="204"/>
        <w:rPr>
          <w:rFonts w:eastAsia="함초롬바탕"/>
          <w:lang w:eastAsia="ko-KR"/>
        </w:rPr>
      </w:pPr>
      <w:r w:rsidRPr="007703AC">
        <w:rPr>
          <w:rFonts w:eastAsia="함초롬바탕"/>
          <w:lang w:eastAsia="ko-KR"/>
        </w:rPr>
        <w:t xml:space="preserve">Among the results in </w:t>
      </w:r>
      <w:r w:rsidRPr="00EE335C">
        <w:rPr>
          <w:rFonts w:eastAsia="함초롬바탕"/>
          <w:b/>
          <w:lang w:eastAsia="ko-KR"/>
        </w:rPr>
        <w:t>Figure 10</w:t>
      </w:r>
      <w:r w:rsidRPr="007703AC">
        <w:rPr>
          <w:rFonts w:eastAsia="함초롬바탕"/>
          <w:lang w:eastAsia="ko-KR"/>
        </w:rPr>
        <w:t>, the SW and FW outlet temperatures of the HEX and the FW outlet temperatures of the 3-way valve are compared with the simulation results.</w:t>
      </w:r>
    </w:p>
    <w:p w14:paraId="0091636E" w14:textId="77777777" w:rsidR="007703AC" w:rsidRPr="009862FA" w:rsidRDefault="007703AC" w:rsidP="007703AC">
      <w:pPr>
        <w:pStyle w:val="MDPI31text"/>
        <w:rPr>
          <w:rFonts w:eastAsia="함초롬바탕"/>
        </w:rPr>
      </w:pPr>
    </w:p>
    <w:p w14:paraId="64A012CE" w14:textId="77777777" w:rsidR="007703AC" w:rsidRPr="002243C7" w:rsidRDefault="007703AC" w:rsidP="002243C7">
      <w:pPr>
        <w:pStyle w:val="SubsectionHeading"/>
      </w:pPr>
      <w:r w:rsidRPr="002243C7">
        <w:rPr>
          <w:rFonts w:hint="eastAsia"/>
        </w:rPr>
        <w:t>2.4.1</w:t>
      </w:r>
      <w:r w:rsidRPr="002243C7">
        <w:t xml:space="preserve"> </w:t>
      </w:r>
      <w:r w:rsidRPr="002243C7">
        <w:rPr>
          <w:rFonts w:hint="eastAsia"/>
        </w:rPr>
        <w:t>C</w:t>
      </w:r>
      <w:r w:rsidRPr="002243C7">
        <w:t>omparing the temperatures between SW outlets from the HEX</w:t>
      </w:r>
    </w:p>
    <w:p w14:paraId="6BFE4A3E" w14:textId="77777777" w:rsidR="007703AC" w:rsidRDefault="007703AC" w:rsidP="007703AC">
      <w:pPr>
        <w:ind w:firstLine="204"/>
        <w:rPr>
          <w:rFonts w:eastAsia="함초롬바탕"/>
          <w:lang w:eastAsia="ko-KR"/>
        </w:rPr>
      </w:pPr>
      <w:r w:rsidRPr="00EE335C">
        <w:rPr>
          <w:rFonts w:eastAsia="함초롬바탕"/>
          <w:b/>
          <w:lang w:eastAsia="ko-KR"/>
        </w:rPr>
        <w:t>Figure 11</w:t>
      </w:r>
      <w:r w:rsidRPr="007703AC">
        <w:rPr>
          <w:rFonts w:eastAsia="함초롬바탕"/>
          <w:lang w:eastAsia="ko-KR"/>
        </w:rPr>
        <w:t xml:space="preserve"> shows the actual operating data and simulation results of the SW temperature at the outlet </w:t>
      </w:r>
      <w:r w:rsidRPr="007703AC">
        <w:rPr>
          <w:rFonts w:eastAsia="함초롬바탕"/>
          <w:lang w:eastAsia="ko-KR"/>
        </w:rPr>
        <w:lastRenderedPageBreak/>
        <w:t>of the HEX</w:t>
      </w:r>
      <w:r w:rsidRPr="001760C9">
        <w:rPr>
          <w:rFonts w:eastAsia="함초롬바탕" w:hint="eastAsia"/>
          <w:lang w:eastAsia="ko-KR"/>
        </w:rPr>
        <w:t>.</w:t>
      </w:r>
      <w:r>
        <w:rPr>
          <w:rFonts w:eastAsia="함초롬바탕"/>
          <w:lang w:eastAsia="ko-KR"/>
        </w:rPr>
        <w:t xml:space="preserve"> </w:t>
      </w:r>
      <w:r w:rsidRPr="00537EFF">
        <w:rPr>
          <w:rFonts w:eastAsia="함초롬바탕" w:hint="eastAsia"/>
          <w:lang w:eastAsia="ko-KR"/>
        </w:rPr>
        <w:t>The simulation result is lower than the actual operation data by about 0.7</w:t>
      </w:r>
      <w:r w:rsidRPr="00537EFF">
        <w:rPr>
          <w:rFonts w:eastAsia="함초롬바탕" w:hint="eastAsia"/>
          <w:lang w:eastAsia="ko-KR"/>
        </w:rPr>
        <w:t>℃</w:t>
      </w:r>
      <w:r w:rsidRPr="00537EFF">
        <w:rPr>
          <w:rFonts w:eastAsia="함초롬바탕" w:hint="eastAsia"/>
          <w:lang w:eastAsia="ko-KR"/>
        </w:rPr>
        <w:t xml:space="preserve"> after 300 seconds.</w:t>
      </w:r>
    </w:p>
    <w:p w14:paraId="157316ED" w14:textId="77777777" w:rsidR="007703AC" w:rsidRPr="005C1A78" w:rsidRDefault="007703AC" w:rsidP="007703AC">
      <w:pPr>
        <w:pStyle w:val="MDPI52figure"/>
        <w:rPr>
          <w:rFonts w:eastAsia="굴림"/>
        </w:rPr>
      </w:pPr>
      <w:r w:rsidRPr="001F2D4F">
        <w:rPr>
          <w:rFonts w:eastAsia="굴림"/>
        </w:rPr>
        <w:t xml:space="preserve"> </w:t>
      </w:r>
      <w:r w:rsidRPr="001F2D4F">
        <w:rPr>
          <w:rFonts w:eastAsia="굴림"/>
          <w:noProof/>
          <w:lang w:eastAsia="ko-KR" w:bidi="ar-SA"/>
        </w:rPr>
        <w:drawing>
          <wp:inline distT="0" distB="0" distL="0" distR="0" wp14:anchorId="0FC4D3E2" wp14:editId="67170D03">
            <wp:extent cx="4031673" cy="1918110"/>
            <wp:effectExtent l="0" t="0" r="6985" b="635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70737" cy="1936695"/>
                    </a:xfrm>
                    <a:prstGeom prst="rect">
                      <a:avLst/>
                    </a:prstGeom>
                    <a:noFill/>
                    <a:ln>
                      <a:noFill/>
                    </a:ln>
                  </pic:spPr>
                </pic:pic>
              </a:graphicData>
            </a:graphic>
          </wp:inline>
        </w:drawing>
      </w:r>
    </w:p>
    <w:p w14:paraId="7B4332DF" w14:textId="77777777" w:rsidR="007703AC" w:rsidRPr="0021540C" w:rsidRDefault="007703AC" w:rsidP="007703AC">
      <w:pPr>
        <w:pStyle w:val="MDPI51figurecaption"/>
      </w:pPr>
      <w:r w:rsidRPr="0021540C">
        <w:rPr>
          <w:b/>
          <w:bCs/>
        </w:rPr>
        <w:t xml:space="preserve">Figure </w:t>
      </w:r>
      <w:r>
        <w:rPr>
          <w:b/>
          <w:bCs/>
        </w:rPr>
        <w:t>11</w:t>
      </w:r>
      <w:r w:rsidRPr="0021540C">
        <w:t xml:space="preserve">. Comparing </w:t>
      </w:r>
      <w:r w:rsidRPr="0021540C">
        <w:rPr>
          <w:rFonts w:hint="eastAsia"/>
        </w:rPr>
        <w:t>HEX</w:t>
      </w:r>
      <w:r w:rsidRPr="0021540C">
        <w:t xml:space="preserve"> SW outlet temperature</w:t>
      </w:r>
    </w:p>
    <w:p w14:paraId="5C039EBB" w14:textId="77777777" w:rsidR="007703AC" w:rsidRDefault="007703AC" w:rsidP="007703AC">
      <w:pPr>
        <w:pStyle w:val="MDPI31text"/>
        <w:rPr>
          <w:rFonts w:eastAsia="함초롬바탕"/>
          <w:lang w:eastAsia="ko-KR"/>
        </w:rPr>
      </w:pPr>
    </w:p>
    <w:p w14:paraId="11ED4062" w14:textId="77777777" w:rsidR="007703AC" w:rsidRPr="002243C7" w:rsidRDefault="007703AC" w:rsidP="002243C7">
      <w:pPr>
        <w:pStyle w:val="SubsectionHeading"/>
      </w:pPr>
      <w:r w:rsidRPr="002243C7">
        <w:rPr>
          <w:rFonts w:hint="eastAsia"/>
        </w:rPr>
        <w:t>2.4.2</w:t>
      </w:r>
      <w:r w:rsidRPr="002243C7">
        <w:t xml:space="preserve"> </w:t>
      </w:r>
      <w:r w:rsidRPr="002243C7">
        <w:rPr>
          <w:rFonts w:hint="eastAsia"/>
        </w:rPr>
        <w:t>C</w:t>
      </w:r>
      <w:r w:rsidRPr="002243C7">
        <w:t>omparing the temperatures between FW outlets from the HEX</w:t>
      </w:r>
      <w:r w:rsidRPr="002243C7">
        <w:rPr>
          <w:rFonts w:hint="eastAsia"/>
        </w:rPr>
        <w:t xml:space="preserve"> </w:t>
      </w:r>
    </w:p>
    <w:p w14:paraId="55CB97E9" w14:textId="77777777" w:rsidR="007703AC" w:rsidRDefault="007703AC" w:rsidP="007703AC">
      <w:pPr>
        <w:ind w:firstLine="204"/>
        <w:rPr>
          <w:rFonts w:eastAsia="함초롬바탕"/>
          <w:lang w:eastAsia="ko-KR"/>
        </w:rPr>
      </w:pPr>
      <w:r w:rsidRPr="00EE335C">
        <w:rPr>
          <w:rFonts w:eastAsia="함초롬바탕" w:hint="eastAsia"/>
          <w:b/>
          <w:lang w:eastAsia="ko-KR"/>
        </w:rPr>
        <w:t>Figure 12</w:t>
      </w:r>
      <w:r w:rsidRPr="00E14767">
        <w:rPr>
          <w:rFonts w:eastAsia="함초롬바탕" w:hint="eastAsia"/>
          <w:lang w:eastAsia="ko-KR"/>
        </w:rPr>
        <w:t xml:space="preserve"> shows the actual operation data and simulation results of the </w:t>
      </w:r>
      <w:r>
        <w:rPr>
          <w:rFonts w:eastAsia="함초롬바탕"/>
          <w:lang w:eastAsia="ko-KR"/>
        </w:rPr>
        <w:t>FW temperature in the HEX outlet</w:t>
      </w:r>
      <w:r w:rsidRPr="00E14767">
        <w:rPr>
          <w:rFonts w:eastAsia="함초롬바탕" w:hint="eastAsia"/>
          <w:lang w:eastAsia="ko-KR"/>
        </w:rPr>
        <w:t xml:space="preserve">. The maximum </w:t>
      </w:r>
      <w:r>
        <w:rPr>
          <w:rFonts w:eastAsia="함초롬바탕"/>
          <w:lang w:eastAsia="ko-KR"/>
        </w:rPr>
        <w:t>difference</w:t>
      </w:r>
      <w:r w:rsidRPr="00E14767">
        <w:rPr>
          <w:rFonts w:eastAsia="함초롬바탕" w:hint="eastAsia"/>
          <w:lang w:eastAsia="ko-KR"/>
        </w:rPr>
        <w:t xml:space="preserve"> between the simulation result and the actual operation data is +0.4</w:t>
      </w:r>
      <w:r w:rsidRPr="00E14767">
        <w:rPr>
          <w:rFonts w:eastAsia="함초롬바탕" w:hint="eastAsia"/>
          <w:lang w:eastAsia="ko-KR"/>
        </w:rPr>
        <w:t>℃</w:t>
      </w:r>
      <w:r w:rsidRPr="00E14767">
        <w:rPr>
          <w:rFonts w:eastAsia="함초롬바탕" w:hint="eastAsia"/>
          <w:lang w:eastAsia="ko-KR"/>
        </w:rPr>
        <w:t>.</w:t>
      </w:r>
    </w:p>
    <w:p w14:paraId="7E8FBB34" w14:textId="77777777" w:rsidR="007703AC" w:rsidRDefault="007703AC" w:rsidP="007703AC">
      <w:pPr>
        <w:pStyle w:val="MDPI52figure"/>
        <w:rPr>
          <w:rFonts w:eastAsia="함초롬바탕"/>
          <w:lang w:eastAsia="ko-KR"/>
        </w:rPr>
      </w:pPr>
      <w:r w:rsidRPr="001F2D4F">
        <w:rPr>
          <w:rFonts w:eastAsia="함초롬바탕"/>
          <w:lang w:eastAsia="ko-KR"/>
        </w:rPr>
        <w:t xml:space="preserve"> </w:t>
      </w:r>
      <w:r w:rsidRPr="001F2D4F">
        <w:rPr>
          <w:rFonts w:eastAsia="함초롬바탕"/>
          <w:noProof/>
          <w:lang w:eastAsia="ko-KR" w:bidi="ar-SA"/>
        </w:rPr>
        <w:drawing>
          <wp:inline distT="0" distB="0" distL="0" distR="0" wp14:anchorId="03E14C10" wp14:editId="266DF894">
            <wp:extent cx="3948545" cy="1878561"/>
            <wp:effectExtent l="0" t="0" r="0" b="762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76304" cy="1891768"/>
                    </a:xfrm>
                    <a:prstGeom prst="rect">
                      <a:avLst/>
                    </a:prstGeom>
                    <a:noFill/>
                    <a:ln>
                      <a:noFill/>
                    </a:ln>
                  </pic:spPr>
                </pic:pic>
              </a:graphicData>
            </a:graphic>
          </wp:inline>
        </w:drawing>
      </w:r>
    </w:p>
    <w:p w14:paraId="6B0DB9DE" w14:textId="77777777" w:rsidR="007703AC" w:rsidRPr="00A07811" w:rsidRDefault="007703AC" w:rsidP="007703AC">
      <w:pPr>
        <w:pStyle w:val="MDPI511onefigurecaption"/>
      </w:pPr>
      <w:r w:rsidRPr="00A07811">
        <w:rPr>
          <w:rFonts w:hint="eastAsia"/>
          <w:b/>
          <w:bCs/>
        </w:rPr>
        <w:t>Figure</w:t>
      </w:r>
      <w:r w:rsidRPr="00A07811">
        <w:rPr>
          <w:b/>
          <w:bCs/>
        </w:rPr>
        <w:t xml:space="preserve"> </w:t>
      </w:r>
      <w:r>
        <w:rPr>
          <w:b/>
          <w:bCs/>
        </w:rPr>
        <w:t>12</w:t>
      </w:r>
      <w:r w:rsidRPr="00A07811">
        <w:t>. Comparing HEX FW outlet temperature</w:t>
      </w:r>
    </w:p>
    <w:p w14:paraId="08A05CC8" w14:textId="77777777" w:rsidR="007703AC" w:rsidRDefault="007703AC" w:rsidP="007703AC">
      <w:pPr>
        <w:pStyle w:val="MDPI31text"/>
        <w:rPr>
          <w:rFonts w:eastAsia="함초롬바탕"/>
          <w:lang w:eastAsia="ko-KR"/>
        </w:rPr>
      </w:pPr>
    </w:p>
    <w:p w14:paraId="0B142420" w14:textId="77777777" w:rsidR="007703AC" w:rsidRPr="002243C7" w:rsidRDefault="007703AC" w:rsidP="002243C7">
      <w:pPr>
        <w:pStyle w:val="SubsectionHeading"/>
      </w:pPr>
      <w:r w:rsidRPr="002243C7">
        <w:rPr>
          <w:rFonts w:hint="eastAsia"/>
        </w:rPr>
        <w:t>2.4.3</w:t>
      </w:r>
      <w:r w:rsidRPr="002243C7">
        <w:t xml:space="preserve"> </w:t>
      </w:r>
      <w:r w:rsidRPr="002243C7">
        <w:rPr>
          <w:rFonts w:hint="eastAsia"/>
        </w:rPr>
        <w:t>C</w:t>
      </w:r>
      <w:r w:rsidRPr="002243C7">
        <w:t>omparing the temperatures between FW outlets from the 3</w:t>
      </w:r>
      <w:r w:rsidRPr="002243C7">
        <w:rPr>
          <w:rFonts w:hint="eastAsia"/>
        </w:rPr>
        <w:t>w</w:t>
      </w:r>
      <w:r w:rsidRPr="002243C7">
        <w:t>ay-valve</w:t>
      </w:r>
    </w:p>
    <w:p w14:paraId="1EBA8D55" w14:textId="77777777" w:rsidR="007703AC" w:rsidRPr="007703AC" w:rsidRDefault="007703AC" w:rsidP="007703AC">
      <w:pPr>
        <w:ind w:firstLine="204"/>
        <w:rPr>
          <w:rFonts w:eastAsia="함초롬바탕"/>
          <w:lang w:eastAsia="ko-KR"/>
        </w:rPr>
      </w:pPr>
      <w:r w:rsidRPr="00EE335C">
        <w:rPr>
          <w:rFonts w:eastAsia="함초롬바탕" w:hint="eastAsia"/>
          <w:b/>
          <w:lang w:eastAsia="ko-KR"/>
        </w:rPr>
        <w:t>Figure 13</w:t>
      </w:r>
      <w:r w:rsidRPr="007703AC">
        <w:rPr>
          <w:rFonts w:eastAsia="함초롬바탕" w:hint="eastAsia"/>
          <w:lang w:eastAsia="ko-KR"/>
        </w:rPr>
        <w:t xml:space="preserve"> shows the actual operation data and simulation results of the </w:t>
      </w:r>
      <w:r w:rsidRPr="007703AC">
        <w:rPr>
          <w:rFonts w:eastAsia="함초롬바탕"/>
          <w:lang w:eastAsia="ko-KR"/>
        </w:rPr>
        <w:t>FW</w:t>
      </w:r>
      <w:r w:rsidRPr="007703AC">
        <w:rPr>
          <w:rFonts w:eastAsia="함초롬바탕" w:hint="eastAsia"/>
          <w:lang w:eastAsia="ko-KR"/>
        </w:rPr>
        <w:t xml:space="preserve"> temperature at the outlet of the 3-way valve. </w:t>
      </w:r>
      <w:r w:rsidRPr="007703AC">
        <w:rPr>
          <w:rFonts w:eastAsia="함초롬바탕"/>
          <w:lang w:eastAsia="ko-KR"/>
        </w:rPr>
        <w:t>The actual operation data shows</w:t>
      </w:r>
      <w:r w:rsidRPr="007703AC">
        <w:rPr>
          <w:rFonts w:eastAsia="함초롬바탕" w:hint="eastAsia"/>
          <w:lang w:eastAsia="ko-KR"/>
        </w:rPr>
        <w:t xml:space="preserve"> the </w:t>
      </w:r>
      <w:r w:rsidRPr="007703AC">
        <w:rPr>
          <w:rFonts w:eastAsia="함초롬바탕"/>
          <w:lang w:eastAsia="ko-KR"/>
        </w:rPr>
        <w:t>difference</w:t>
      </w:r>
      <w:r w:rsidRPr="007703AC">
        <w:rPr>
          <w:rFonts w:eastAsia="함초롬바탕" w:hint="eastAsia"/>
          <w:lang w:eastAsia="ko-KR"/>
        </w:rPr>
        <w:t xml:space="preserve"> is +0.7</w:t>
      </w:r>
      <w:r w:rsidRPr="007703AC">
        <w:rPr>
          <w:rFonts w:eastAsia="함초롬바탕" w:hint="eastAsia"/>
          <w:lang w:eastAsia="ko-KR"/>
        </w:rPr>
        <w:t>℃</w:t>
      </w:r>
      <w:r w:rsidRPr="00051320">
        <w:rPr>
          <w:rFonts w:eastAsia="함초롬바탕" w:hint="eastAsia"/>
          <w:lang w:eastAsia="ko-KR"/>
        </w:rPr>
        <w:t xml:space="preserve"> </w:t>
      </w:r>
      <w:r w:rsidRPr="007703AC">
        <w:rPr>
          <w:rFonts w:eastAsia="함초롬바탕" w:hint="eastAsia"/>
          <w:lang w:eastAsia="ko-KR"/>
        </w:rPr>
        <w:t>maximum and -0.6</w:t>
      </w:r>
      <w:r w:rsidRPr="007703AC">
        <w:rPr>
          <w:rFonts w:eastAsia="함초롬바탕" w:hint="eastAsia"/>
          <w:lang w:eastAsia="ko-KR"/>
        </w:rPr>
        <w:t>℃</w:t>
      </w:r>
      <w:r w:rsidRPr="007703AC">
        <w:rPr>
          <w:rFonts w:eastAsia="함초롬바탕" w:hint="eastAsia"/>
          <w:lang w:eastAsia="ko-KR"/>
        </w:rPr>
        <w:t xml:space="preserve"> minimum.</w:t>
      </w:r>
      <w:r w:rsidRPr="007703AC">
        <w:rPr>
          <w:rFonts w:eastAsia="함초롬바탕"/>
          <w:lang w:eastAsia="ko-KR"/>
        </w:rPr>
        <w:t xml:space="preserve"> The showing deviation between two data is affected the data recorded interval time.</w:t>
      </w:r>
    </w:p>
    <w:p w14:paraId="75CCC813" w14:textId="77777777" w:rsidR="007703AC" w:rsidRPr="004565D4" w:rsidRDefault="007703AC" w:rsidP="007703AC">
      <w:pPr>
        <w:pStyle w:val="MDPI52figure"/>
        <w:rPr>
          <w:rFonts w:eastAsia="굴림"/>
        </w:rPr>
      </w:pPr>
      <w:r w:rsidRPr="001F2D4F">
        <w:rPr>
          <w:rFonts w:eastAsia="굴림"/>
        </w:rPr>
        <w:lastRenderedPageBreak/>
        <w:t xml:space="preserve"> </w:t>
      </w:r>
      <w:r w:rsidRPr="001F2D4F">
        <w:rPr>
          <w:rFonts w:eastAsia="굴림"/>
          <w:noProof/>
          <w:lang w:eastAsia="ko-KR" w:bidi="ar-SA"/>
        </w:rPr>
        <w:drawing>
          <wp:inline distT="0" distB="0" distL="0" distR="0" wp14:anchorId="3F9E8856" wp14:editId="79E8ECA0">
            <wp:extent cx="4033239" cy="1918854"/>
            <wp:effectExtent l="0" t="0" r="5715" b="5715"/>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76152" cy="1939271"/>
                    </a:xfrm>
                    <a:prstGeom prst="rect">
                      <a:avLst/>
                    </a:prstGeom>
                    <a:noFill/>
                    <a:ln>
                      <a:noFill/>
                    </a:ln>
                  </pic:spPr>
                </pic:pic>
              </a:graphicData>
            </a:graphic>
          </wp:inline>
        </w:drawing>
      </w:r>
    </w:p>
    <w:p w14:paraId="4C2464B5" w14:textId="77777777" w:rsidR="007703AC" w:rsidRDefault="007703AC" w:rsidP="007703AC">
      <w:pPr>
        <w:pStyle w:val="MDPI511onefigurecaption"/>
      </w:pPr>
      <w:r w:rsidRPr="00120881">
        <w:rPr>
          <w:rFonts w:hint="eastAsia"/>
          <w:b/>
          <w:bCs/>
          <w:lang w:eastAsia="ko-KR"/>
        </w:rPr>
        <w:t>Figure</w:t>
      </w:r>
      <w:r w:rsidRPr="00120881">
        <w:rPr>
          <w:b/>
          <w:bCs/>
        </w:rPr>
        <w:t xml:space="preserve"> </w:t>
      </w:r>
      <w:r>
        <w:rPr>
          <w:b/>
          <w:bCs/>
        </w:rPr>
        <w:t>13</w:t>
      </w:r>
      <w:r>
        <w:rPr>
          <w:rFonts w:hint="eastAsia"/>
          <w:lang w:eastAsia="ko-KR"/>
        </w:rPr>
        <w:t>.</w:t>
      </w:r>
      <w:r>
        <w:t xml:space="preserve"> </w:t>
      </w:r>
      <w:r>
        <w:rPr>
          <w:rFonts w:hint="eastAsia"/>
          <w:lang w:eastAsia="ko-KR"/>
        </w:rPr>
        <w:t>Comparing</w:t>
      </w:r>
      <w:r>
        <w:rPr>
          <w:lang w:eastAsia="ko-KR"/>
        </w:rPr>
        <w:t xml:space="preserve"> </w:t>
      </w:r>
      <w:r>
        <w:rPr>
          <w:rFonts w:hint="eastAsia"/>
          <w:lang w:eastAsia="ko-KR"/>
        </w:rPr>
        <w:t>controlled</w:t>
      </w:r>
      <w:r>
        <w:rPr>
          <w:lang w:eastAsia="ko-KR"/>
        </w:rPr>
        <w:t xml:space="preserve"> </w:t>
      </w:r>
      <w:r>
        <w:rPr>
          <w:rFonts w:hint="eastAsia"/>
          <w:lang w:eastAsia="ko-KR"/>
        </w:rPr>
        <w:t>F.W.</w:t>
      </w:r>
      <w:r>
        <w:rPr>
          <w:lang w:eastAsia="ko-KR"/>
        </w:rPr>
        <w:t xml:space="preserve"> </w:t>
      </w:r>
      <w:r>
        <w:rPr>
          <w:rFonts w:hint="eastAsia"/>
          <w:lang w:eastAsia="ko-KR"/>
        </w:rPr>
        <w:t>temperature</w:t>
      </w:r>
      <w:r>
        <w:rPr>
          <w:lang w:eastAsia="ko-KR"/>
        </w:rPr>
        <w:t xml:space="preserve"> </w:t>
      </w:r>
      <w:r>
        <w:rPr>
          <w:rFonts w:hint="eastAsia"/>
          <w:lang w:eastAsia="ko-KR"/>
        </w:rPr>
        <w:t>at</w:t>
      </w:r>
      <w:r>
        <w:rPr>
          <w:lang w:eastAsia="ko-KR"/>
        </w:rPr>
        <w:t xml:space="preserve"> the </w:t>
      </w:r>
      <w:r>
        <w:rPr>
          <w:rFonts w:hint="eastAsia"/>
          <w:lang w:eastAsia="ko-KR"/>
        </w:rPr>
        <w:t>3way-va</w:t>
      </w:r>
      <w:r>
        <w:rPr>
          <w:lang w:eastAsia="ko-KR"/>
        </w:rPr>
        <w:t>lv</w:t>
      </w:r>
      <w:r>
        <w:rPr>
          <w:rFonts w:hint="eastAsia"/>
          <w:lang w:eastAsia="ko-KR"/>
        </w:rPr>
        <w:t>e</w:t>
      </w:r>
      <w:r>
        <w:rPr>
          <w:lang w:eastAsia="ko-KR"/>
        </w:rPr>
        <w:t xml:space="preserve"> </w:t>
      </w:r>
      <w:r>
        <w:rPr>
          <w:rFonts w:hint="eastAsia"/>
          <w:lang w:eastAsia="ko-KR"/>
        </w:rPr>
        <w:t>outlet</w:t>
      </w:r>
    </w:p>
    <w:p w14:paraId="2B384B7F" w14:textId="77777777" w:rsidR="007703AC" w:rsidRPr="00666040" w:rsidRDefault="007703AC" w:rsidP="007703AC">
      <w:pPr>
        <w:pStyle w:val="MDPI31text"/>
        <w:rPr>
          <w:rFonts w:eastAsia="함초롬바탕"/>
        </w:rPr>
      </w:pPr>
    </w:p>
    <w:p w14:paraId="29B51583" w14:textId="77777777" w:rsidR="007703AC" w:rsidRPr="002243C7" w:rsidRDefault="007703AC" w:rsidP="002243C7">
      <w:pPr>
        <w:pStyle w:val="SectionHeading"/>
      </w:pPr>
      <w:r w:rsidRPr="002243C7">
        <w:rPr>
          <w:rFonts w:hint="eastAsia"/>
        </w:rPr>
        <w:t>3</w:t>
      </w:r>
      <w:r w:rsidRPr="002243C7">
        <w:t>. Developing an optimal controller</w:t>
      </w:r>
    </w:p>
    <w:p w14:paraId="23071C48" w14:textId="77777777" w:rsidR="007703AC" w:rsidRPr="002243C7" w:rsidRDefault="007703AC" w:rsidP="002243C7">
      <w:pPr>
        <w:pStyle w:val="SubsectionHeading"/>
      </w:pPr>
      <w:r w:rsidRPr="002243C7">
        <w:rPr>
          <w:rFonts w:hint="eastAsia"/>
        </w:rPr>
        <w:t>3</w:t>
      </w:r>
      <w:r w:rsidRPr="002243C7">
        <w:t>.1 Mathematical modeling of the CCWS</w:t>
      </w:r>
    </w:p>
    <w:p w14:paraId="62D4B9E4" w14:textId="77777777" w:rsidR="007703AC" w:rsidRDefault="007703AC" w:rsidP="007703AC">
      <w:pPr>
        <w:ind w:firstLine="204"/>
        <w:rPr>
          <w:rFonts w:eastAsia="함초롬바탕"/>
          <w:lang w:eastAsia="ko-KR"/>
        </w:rPr>
      </w:pPr>
      <w:r w:rsidRPr="00892502">
        <w:rPr>
          <w:rFonts w:eastAsia="함초롬바탕"/>
          <w:lang w:eastAsia="ko-KR"/>
        </w:rPr>
        <w:t xml:space="preserve">In order to develop an optimal controller for the </w:t>
      </w:r>
      <w:r>
        <w:rPr>
          <w:rFonts w:eastAsia="함초롬바탕"/>
          <w:lang w:eastAsia="ko-KR"/>
        </w:rPr>
        <w:t>CCWS</w:t>
      </w:r>
      <w:r w:rsidRPr="00892502">
        <w:rPr>
          <w:rFonts w:eastAsia="함초롬바탕"/>
          <w:lang w:eastAsia="ko-KR"/>
        </w:rPr>
        <w:t xml:space="preserve">, mathematical modeling with two inputs for </w:t>
      </w:r>
      <w:r>
        <w:rPr>
          <w:rFonts w:eastAsia="함초롬바탕"/>
          <w:lang w:eastAsia="ko-KR"/>
        </w:rPr>
        <w:t>SW</w:t>
      </w:r>
      <w:r w:rsidRPr="00892502">
        <w:rPr>
          <w:rFonts w:eastAsia="함초롬바탕"/>
          <w:lang w:eastAsia="ko-KR"/>
        </w:rPr>
        <w:t xml:space="preserve"> pump rotation speed control and 3-way valve opening control and</w:t>
      </w:r>
      <w:r>
        <w:rPr>
          <w:rFonts w:eastAsia="함초롬바탕"/>
          <w:lang w:eastAsia="ko-KR"/>
        </w:rPr>
        <w:t xml:space="preserve"> one output for</w:t>
      </w:r>
      <w:r w:rsidRPr="00892502">
        <w:rPr>
          <w:rFonts w:eastAsia="함초롬바탕"/>
          <w:lang w:eastAsia="ko-KR"/>
        </w:rPr>
        <w:t xml:space="preserve"> </w:t>
      </w:r>
      <w:r>
        <w:rPr>
          <w:rFonts w:eastAsia="함초롬바탕"/>
          <w:lang w:eastAsia="ko-KR"/>
        </w:rPr>
        <w:t>FW</w:t>
      </w:r>
      <w:r w:rsidRPr="00892502">
        <w:rPr>
          <w:rFonts w:eastAsia="함초롬바탕"/>
          <w:lang w:eastAsia="ko-KR"/>
        </w:rPr>
        <w:t xml:space="preserve"> outlet temperature</w:t>
      </w:r>
      <w:r>
        <w:rPr>
          <w:rFonts w:eastAsia="함초롬바탕"/>
          <w:lang w:eastAsia="ko-KR"/>
        </w:rPr>
        <w:t xml:space="preserve"> at a 3-way valve outlet</w:t>
      </w:r>
      <w:r w:rsidRPr="00892502">
        <w:rPr>
          <w:rFonts w:eastAsia="함초롬바탕"/>
          <w:lang w:eastAsia="ko-KR"/>
        </w:rPr>
        <w:t xml:space="preserve"> </w:t>
      </w:r>
      <w:r>
        <w:rPr>
          <w:rFonts w:eastAsia="함초롬바탕"/>
          <w:lang w:eastAsia="ko-KR"/>
        </w:rPr>
        <w:t>is</w:t>
      </w:r>
      <w:r w:rsidRPr="00892502">
        <w:rPr>
          <w:rFonts w:eastAsia="함초롬바탕"/>
          <w:lang w:eastAsia="ko-KR"/>
        </w:rPr>
        <w:t xml:space="preserve"> required.</w:t>
      </w:r>
      <w:r w:rsidRPr="00892502">
        <w:rPr>
          <w:rFonts w:eastAsia="함초롬바탕" w:hint="eastAsia"/>
          <w:lang w:eastAsia="ko-KR"/>
        </w:rPr>
        <w:t xml:space="preserve"> </w:t>
      </w:r>
      <w:r w:rsidRPr="005B404C">
        <w:rPr>
          <w:rFonts w:eastAsia="함초롬바탕"/>
          <w:lang w:eastAsia="ko-KR"/>
        </w:rPr>
        <w:t>This mathematical modeling is modeled by performing linearization in the vicinity of the operating point</w:t>
      </w:r>
      <w:r w:rsidRPr="007703AC">
        <w:rPr>
          <w:rFonts w:eastAsia="함초롬바탕"/>
          <w:lang w:eastAsia="ko-KR"/>
        </w:rPr>
        <w:t xml:space="preserve"> </w:t>
      </w:r>
      <w:sdt>
        <w:sdtPr>
          <w:rPr>
            <w:rFonts w:eastAsia="함초롬바탕"/>
            <w:lang w:eastAsia="ko-KR"/>
          </w:rPr>
          <w:alias w:val="Citation"/>
          <w:tag w:val="{&quot;referencesIds&quot;:[&quot;doc:62ecae398f08efd5c718f22e&quot;],&quot;referencesOptions&quot;:{&quot;doc:62ecae398f08efd5c718f22e&quot;:{&quot;author&quot;:true,&quot;year&quot;:true,&quot;pageReplace&quot;:&quot;&quot;,&quot;prefix&quot;:&quot;&quot;,&quot;suffix&quot;:&quot;&quot;}},&quot;hasBrokenReferences&quot;:false,&quot;hasManualEdits&quot;:false,&quot;citationType&quot;:&quot;inline&quot;,&quot;id&quot;:-208420730,&quot;citationText&quot;:&quot;&lt;span style=\&quot;font-family:Palatino Linotype;font-size:13.333333333333332px;color:#000000\&quot;&gt;[16]&lt;/span&gt;&quot;}"/>
          <w:id w:val="-208420730"/>
          <w:placeholder>
            <w:docPart w:val="62D65AF9F5294EE1B12DD5279F991F37"/>
          </w:placeholder>
        </w:sdtPr>
        <w:sdtContent>
          <w:r w:rsidRPr="007703AC">
            <w:rPr>
              <w:rFonts w:eastAsia="함초롬바탕"/>
              <w:lang w:eastAsia="ko-KR"/>
            </w:rPr>
            <w:t>[16]</w:t>
          </w:r>
        </w:sdtContent>
      </w:sdt>
      <w:r w:rsidRPr="005B404C">
        <w:rPr>
          <w:rFonts w:eastAsia="함초롬바탕"/>
          <w:lang w:eastAsia="ko-KR"/>
        </w:rPr>
        <w:t>.</w:t>
      </w:r>
    </w:p>
    <w:p w14:paraId="15EC4176" w14:textId="77777777" w:rsidR="007703AC" w:rsidRDefault="007703AC" w:rsidP="007703AC">
      <w:pPr>
        <w:ind w:firstLine="204"/>
        <w:rPr>
          <w:rFonts w:eastAsia="함초롬바탕"/>
          <w:lang w:eastAsia="ko-KR"/>
        </w:rPr>
      </w:pPr>
    </w:p>
    <w:p w14:paraId="23981958" w14:textId="77777777" w:rsidR="007703AC" w:rsidRPr="002243C7" w:rsidRDefault="007703AC" w:rsidP="002243C7">
      <w:pPr>
        <w:pStyle w:val="SubsectionHeading"/>
      </w:pPr>
      <w:r w:rsidRPr="002243C7">
        <w:rPr>
          <w:rFonts w:hint="eastAsia"/>
        </w:rPr>
        <w:t>3</w:t>
      </w:r>
      <w:r w:rsidRPr="002243C7">
        <w:t>.1.1</w:t>
      </w:r>
      <w:r w:rsidRPr="00ED25ED">
        <w:t xml:space="preserve"> </w:t>
      </w:r>
      <w:r w:rsidRPr="002243C7">
        <w:t>Mathematical modeling of the SW pump</w:t>
      </w:r>
    </w:p>
    <w:p w14:paraId="1D1117C4" w14:textId="77777777" w:rsidR="007703AC" w:rsidRDefault="007703AC" w:rsidP="007703AC">
      <w:pPr>
        <w:ind w:firstLine="204"/>
        <w:rPr>
          <w:rFonts w:eastAsia="함초롬바탕"/>
          <w:lang w:eastAsia="ko-KR"/>
        </w:rPr>
      </w:pPr>
      <w:r w:rsidRPr="003944BF">
        <w:rPr>
          <w:rFonts w:eastAsia="함초롬바탕"/>
          <w:lang w:eastAsia="ko-KR"/>
        </w:rPr>
        <w:t xml:space="preserve">The discharge amount </w:t>
      </w:r>
      <m:oMath>
        <m:sSub>
          <m:sSubPr>
            <m:ctrlPr>
              <w:rPr>
                <w:rFonts w:ascii="Cambria Math" w:eastAsia="함초롬바탕" w:hAnsi="Cambria Math"/>
                <w:lang w:eastAsia="ko-KR"/>
              </w:rPr>
            </m:ctrlPr>
          </m:sSubPr>
          <m:e>
            <m:r>
              <w:rPr>
                <w:rFonts w:ascii="Cambria Math" w:eastAsia="함초롬바탕" w:hAnsi="Cambria Math"/>
                <w:lang w:eastAsia="ko-KR"/>
              </w:rPr>
              <m:t>F</m:t>
            </m:r>
          </m:e>
          <m:sub>
            <m:r>
              <w:rPr>
                <w:rFonts w:ascii="Cambria Math" w:eastAsia="함초롬바탕" w:hAnsi="Cambria Math"/>
                <w:lang w:eastAsia="ko-KR"/>
              </w:rPr>
              <m:t>c</m:t>
            </m:r>
          </m:sub>
        </m:sSub>
      </m:oMath>
      <w:r w:rsidRPr="003944BF">
        <w:rPr>
          <w:rFonts w:eastAsia="함초롬바탕"/>
          <w:lang w:eastAsia="ko-KR"/>
        </w:rPr>
        <w:t xml:space="preserve"> of the </w:t>
      </w:r>
      <w:r>
        <w:rPr>
          <w:rFonts w:eastAsia="함초롬바탕"/>
          <w:lang w:eastAsia="ko-KR"/>
        </w:rPr>
        <w:t>SW</w:t>
      </w:r>
      <w:r w:rsidRPr="003944BF">
        <w:rPr>
          <w:rFonts w:eastAsia="함초롬바탕"/>
          <w:lang w:eastAsia="ko-KR"/>
        </w:rPr>
        <w:t xml:space="preserve"> pump is proportional to the rotational speed </w:t>
      </w:r>
      <m:oMath>
        <m:r>
          <w:rPr>
            <w:rFonts w:ascii="Cambria Math" w:eastAsia="함초롬바탕" w:hAnsi="Cambria Math"/>
            <w:lang w:eastAsia="ko-KR"/>
          </w:rPr>
          <m:t>ω</m:t>
        </m:r>
      </m:oMath>
      <w:r>
        <w:rPr>
          <w:rFonts w:eastAsia="함초롬바탕" w:hint="eastAsia"/>
          <w:lang w:eastAsia="ko-KR"/>
        </w:rPr>
        <w:t xml:space="preserve"> </w:t>
      </w:r>
      <w:r w:rsidRPr="003944BF">
        <w:rPr>
          <w:rFonts w:eastAsia="함초롬바탕"/>
          <w:lang w:eastAsia="ko-KR"/>
        </w:rPr>
        <w:t xml:space="preserve">of the pump. Since the </w:t>
      </w:r>
      <w:r>
        <w:rPr>
          <w:rFonts w:eastAsia="함초롬바탕"/>
          <w:lang w:eastAsia="ko-KR"/>
        </w:rPr>
        <w:t>SW</w:t>
      </w:r>
      <w:r w:rsidRPr="003944BF">
        <w:rPr>
          <w:rFonts w:eastAsia="함초롬바탕"/>
          <w:lang w:eastAsia="ko-KR"/>
        </w:rPr>
        <w:t xml:space="preserve"> pump motor is an induction motor, it is linearized as </w:t>
      </w:r>
      <w:r>
        <w:rPr>
          <w:rFonts w:eastAsia="함초롬바탕"/>
          <w:lang w:eastAsia="ko-KR"/>
        </w:rPr>
        <w:t>equation (1)</w:t>
      </w:r>
      <w:r w:rsidRPr="003944BF">
        <w:rPr>
          <w:rFonts w:eastAsia="함초롬바탕"/>
          <w:lang w:eastAsia="ko-KR"/>
        </w:rPr>
        <w:t>.</w:t>
      </w:r>
      <w:sdt>
        <w:sdtPr>
          <w:rPr>
            <w:rFonts w:eastAsia="함초롬바탕"/>
            <w:lang w:eastAsia="ko-KR"/>
          </w:rPr>
          <w:alias w:val="Citation"/>
          <w:tag w:val="{&quot;referencesIds&quot;:[&quot;doc:626a5d418f08c643154e6c13&quot;,&quot;doc:626943eb8f081119d715257d&quot;,&quot;doc:626940dd8f086e9afe39b7e0&quot;,&quot;doc:62ecd6678f08ff0792be9571&quot;],&quot;referencesOptions&quot;:{&quot;doc:626a5d418f08c643154e6c13&quot;:{&quot;author&quot;:true,&quot;year&quot;:true,&quot;pageReplace&quot;:&quot;&quot;,&quot;prefix&quot;:&quot;&quot;,&quot;suffix&quot;:&quot;&quot;},&quot;doc:626943eb8f081119d715257d&quot;:{&quot;author&quot;:true,&quot;year&quot;:true,&quot;pageReplace&quot;:&quot;&quot;,&quot;prefix&quot;:&quot;&quot;,&quot;suffix&quot;:&quot;&quot;},&quot;doc:626940dd8f086e9afe39b7e0&quot;:{&quot;author&quot;:true,&quot;year&quot;:true,&quot;pageReplace&quot;:&quot;&quot;,&quot;prefix&quot;:&quot;&quot;,&quot;suffix&quot;:&quot;&quot;},&quot;doc:62ecd6678f08ff0792be9571&quot;:{&quot;author&quot;:true,&quot;year&quot;:true,&quot;pageReplace&quot;:&quot;&quot;,&quot;prefix&quot;:&quot;&quot;,&quot;suffix&quot;:&quot;&quot;}},&quot;hasBrokenReferences&quot;:false,&quot;hasManualEdits&quot;:false,&quot;citationType&quot;:&quot;inline&quot;,&quot;id&quot;:1781527614,&quot;citationText&quot;:&quot;&lt;span style=\&quot;font-family:Palatino Linotype;font-size:13.333333333333332px;color:#000000\&quot;&gt;[24-27]&lt;/span&gt;&quot;}"/>
          <w:id w:val="1781527614"/>
          <w:placeholder>
            <w:docPart w:val="D92D8C6E7CF64B86AF2B4A4D097CF166"/>
          </w:placeholder>
        </w:sdtPr>
        <w:sdtContent>
          <w:r w:rsidRPr="007703AC">
            <w:rPr>
              <w:rFonts w:eastAsia="함초롬바탕"/>
              <w:lang w:eastAsia="ko-KR"/>
            </w:rPr>
            <w:t>[24-27]</w:t>
          </w:r>
        </w:sdtContent>
      </w:sdt>
    </w:p>
    <w:tbl>
      <w:tblPr>
        <w:tblW w:w="5000" w:type="pct"/>
        <w:tblCellMar>
          <w:left w:w="0" w:type="dxa"/>
          <w:right w:w="0" w:type="dxa"/>
        </w:tblCellMar>
        <w:tblLook w:val="04A0" w:firstRow="1" w:lastRow="0" w:firstColumn="1" w:lastColumn="0" w:noHBand="0" w:noVBand="1"/>
      </w:tblPr>
      <w:tblGrid>
        <w:gridCol w:w="7843"/>
        <w:gridCol w:w="463"/>
      </w:tblGrid>
      <w:tr w:rsidR="007703AC" w:rsidRPr="007703AC" w14:paraId="2A2C1A96" w14:textId="77777777" w:rsidTr="00EE335C">
        <w:tc>
          <w:tcPr>
            <w:tcW w:w="4721" w:type="pct"/>
          </w:tcPr>
          <w:p w14:paraId="33C98907" w14:textId="77777777" w:rsidR="007703AC" w:rsidRPr="007703AC" w:rsidRDefault="007703AC" w:rsidP="007703AC">
            <w:pPr>
              <w:ind w:firstLine="204"/>
              <w:rPr>
                <w:rFonts w:eastAsia="함초롬바탕"/>
                <w:lang w:eastAsia="ko-KR"/>
              </w:rPr>
            </w:pPr>
            <m:oMathPara>
              <m:oMathParaPr>
                <m:jc m:val="center"/>
              </m:oMathParaPr>
              <m:oMath>
                <m:sSub>
                  <m:sSubPr>
                    <m:ctrlPr>
                      <w:rPr>
                        <w:rFonts w:ascii="Cambria Math" w:eastAsia="함초롬바탕" w:hAnsi="Cambria Math"/>
                        <w:lang w:eastAsia="ko-KR"/>
                      </w:rPr>
                    </m:ctrlPr>
                  </m:sSubPr>
                  <m:e>
                    <m:r>
                      <w:rPr>
                        <w:rFonts w:ascii="Cambria Math" w:eastAsia="함초롬바탕" w:hAnsi="Cambria Math"/>
                        <w:lang w:eastAsia="ko-KR"/>
                      </w:rPr>
                      <m:t>F</m:t>
                    </m:r>
                  </m:e>
                  <m:sub>
                    <m:r>
                      <w:rPr>
                        <w:rFonts w:ascii="Cambria Math" w:eastAsia="함초롬바탕" w:hAnsi="Cambria Math"/>
                        <w:lang w:eastAsia="ko-KR"/>
                      </w:rPr>
                      <m:t>c</m:t>
                    </m:r>
                  </m:sub>
                </m:sSub>
                <m:r>
                  <m:rPr>
                    <m:sty m:val="p"/>
                  </m:rPr>
                  <w:rPr>
                    <w:rFonts w:ascii="Cambria Math" w:eastAsia="함초롬바탕" w:hAnsi="Cambria Math"/>
                    <w:lang w:eastAsia="ko-KR"/>
                  </w:rPr>
                  <m:t>=</m:t>
                </m:r>
                <m:sSub>
                  <m:sSubPr>
                    <m:ctrlPr>
                      <w:rPr>
                        <w:rFonts w:ascii="Cambria Math" w:eastAsia="함초롬바탕" w:hAnsi="Cambria Math"/>
                        <w:lang w:eastAsia="ko-KR"/>
                      </w:rPr>
                    </m:ctrlPr>
                  </m:sSubPr>
                  <m:e>
                    <m:r>
                      <w:rPr>
                        <w:rFonts w:ascii="Cambria Math" w:eastAsia="함초롬바탕" w:hAnsi="Cambria Math"/>
                        <w:lang w:eastAsia="ko-KR"/>
                      </w:rPr>
                      <m:t>k</m:t>
                    </m:r>
                  </m:e>
                  <m:sub>
                    <m:r>
                      <w:rPr>
                        <w:rFonts w:ascii="Cambria Math" w:eastAsia="함초롬바탕" w:hAnsi="Cambria Math"/>
                        <w:lang w:eastAsia="ko-KR"/>
                      </w:rPr>
                      <m:t>pv</m:t>
                    </m:r>
                  </m:sub>
                </m:sSub>
                <m:r>
                  <m:rPr>
                    <m:sty m:val="p"/>
                  </m:rPr>
                  <w:rPr>
                    <w:rFonts w:ascii="Cambria Math" w:eastAsia="함초롬바탕" w:hAnsi="Cambria Math"/>
                    <w:lang w:eastAsia="ko-KR"/>
                  </w:rPr>
                  <m:t xml:space="preserve"> </m:t>
                </m:r>
                <m:f>
                  <m:fPr>
                    <m:ctrlPr>
                      <w:rPr>
                        <w:rFonts w:ascii="Cambria Math" w:eastAsia="함초롬바탕" w:hAnsi="Cambria Math"/>
                        <w:lang w:eastAsia="ko-KR"/>
                      </w:rPr>
                    </m:ctrlPr>
                  </m:fPr>
                  <m:num>
                    <m:r>
                      <m:rPr>
                        <m:sty m:val="p"/>
                      </m:rPr>
                      <w:rPr>
                        <w:rFonts w:ascii="Cambria Math" w:eastAsia="함초롬바탕" w:hAnsi="Cambria Math"/>
                        <w:lang w:eastAsia="ko-KR"/>
                      </w:rPr>
                      <m:t xml:space="preserve">120 </m:t>
                    </m:r>
                    <m:sSub>
                      <m:sSubPr>
                        <m:ctrlPr>
                          <w:rPr>
                            <w:rFonts w:ascii="Cambria Math" w:eastAsia="함초롬바탕" w:hAnsi="Cambria Math"/>
                            <w:lang w:eastAsia="ko-KR"/>
                          </w:rPr>
                        </m:ctrlPr>
                      </m:sSubPr>
                      <m:e>
                        <m:r>
                          <w:rPr>
                            <w:rFonts w:ascii="Cambria Math" w:eastAsia="함초롬바탕" w:hAnsi="Cambria Math"/>
                            <w:lang w:eastAsia="ko-KR"/>
                          </w:rPr>
                          <m:t>f</m:t>
                        </m:r>
                      </m:e>
                      <m:sub>
                        <m:r>
                          <w:rPr>
                            <w:rFonts w:ascii="Cambria Math" w:eastAsia="함초롬바탕" w:hAnsi="Cambria Math"/>
                            <w:lang w:eastAsia="ko-KR"/>
                          </w:rPr>
                          <m:t>m</m:t>
                        </m:r>
                      </m:sub>
                    </m:sSub>
                  </m:num>
                  <m:den>
                    <m:sSub>
                      <m:sSubPr>
                        <m:ctrlPr>
                          <w:rPr>
                            <w:rFonts w:ascii="Cambria Math" w:eastAsia="함초롬바탕" w:hAnsi="Cambria Math"/>
                            <w:lang w:eastAsia="ko-KR"/>
                          </w:rPr>
                        </m:ctrlPr>
                      </m:sSubPr>
                      <m:e>
                        <m:r>
                          <w:rPr>
                            <w:rFonts w:ascii="Cambria Math" w:eastAsia="함초롬바탕" w:hAnsi="Cambria Math"/>
                            <w:lang w:eastAsia="ko-KR"/>
                          </w:rPr>
                          <m:t>p</m:t>
                        </m:r>
                      </m:e>
                      <m:sub>
                        <m:r>
                          <w:rPr>
                            <w:rFonts w:ascii="Cambria Math" w:eastAsia="함초롬바탕" w:hAnsi="Cambria Math"/>
                            <w:lang w:eastAsia="ko-KR"/>
                          </w:rPr>
                          <m:t>m</m:t>
                        </m:r>
                      </m:sub>
                    </m:sSub>
                  </m:den>
                </m:f>
              </m:oMath>
            </m:oMathPara>
          </w:p>
        </w:tc>
        <w:tc>
          <w:tcPr>
            <w:tcW w:w="279" w:type="pct"/>
            <w:vAlign w:val="center"/>
          </w:tcPr>
          <w:p w14:paraId="559AAEAE" w14:textId="77777777" w:rsidR="007703AC" w:rsidRPr="007703AC" w:rsidRDefault="007703AC" w:rsidP="007703AC">
            <w:pPr>
              <w:ind w:firstLine="204"/>
              <w:rPr>
                <w:rFonts w:eastAsia="함초롬바탕"/>
                <w:lang w:eastAsia="ko-KR"/>
              </w:rPr>
            </w:pPr>
            <w:r w:rsidRPr="007703AC">
              <w:rPr>
                <w:rFonts w:eastAsia="함초롬바탕"/>
                <w:lang w:eastAsia="ko-KR"/>
              </w:rPr>
              <w:t>(1)</w:t>
            </w:r>
          </w:p>
        </w:tc>
      </w:tr>
    </w:tbl>
    <w:p w14:paraId="7904AA01" w14:textId="77777777" w:rsidR="007703AC" w:rsidRPr="00FC2E97" w:rsidRDefault="007703AC" w:rsidP="007703AC">
      <w:pPr>
        <w:ind w:firstLine="204"/>
        <w:rPr>
          <w:rFonts w:eastAsia="함초롬바탕"/>
          <w:lang w:eastAsia="ko-KR"/>
        </w:rPr>
      </w:pPr>
      <w:r>
        <w:rPr>
          <w:rFonts w:eastAsia="함초롬바탕"/>
          <w:lang w:eastAsia="ko-KR"/>
        </w:rPr>
        <w:t xml:space="preserve">Where, </w:t>
      </w:r>
      <m:oMath>
        <m:sSub>
          <m:sSubPr>
            <m:ctrlPr>
              <w:rPr>
                <w:rFonts w:ascii="Cambria Math" w:eastAsia="함초롬바탕" w:hAnsi="Cambria Math"/>
                <w:lang w:eastAsia="ko-KR"/>
              </w:rPr>
            </m:ctrlPr>
          </m:sSubPr>
          <m:e>
            <m:r>
              <w:rPr>
                <w:rFonts w:ascii="Cambria Math" w:eastAsia="함초롬바탕" w:hAnsi="Cambria Math"/>
                <w:lang w:eastAsia="ko-KR"/>
              </w:rPr>
              <m:t>k</m:t>
            </m:r>
          </m:e>
          <m:sub>
            <m:r>
              <w:rPr>
                <w:rFonts w:ascii="Cambria Math" w:eastAsia="함초롬바탕" w:hAnsi="Cambria Math"/>
                <w:lang w:eastAsia="ko-KR"/>
              </w:rPr>
              <m:t>pv</m:t>
            </m:r>
          </m:sub>
        </m:sSub>
      </m:oMath>
      <w:r w:rsidRPr="0004086B">
        <w:rPr>
          <w:rFonts w:eastAsia="함초롬바탕"/>
          <w:lang w:eastAsia="ko-KR"/>
        </w:rPr>
        <w:t xml:space="preserve"> is the ratio of </w:t>
      </w:r>
      <w:r>
        <w:rPr>
          <w:rFonts w:eastAsia="함초롬바탕"/>
          <w:lang w:eastAsia="ko-KR"/>
        </w:rPr>
        <w:t xml:space="preserve">a </w:t>
      </w:r>
      <w:r w:rsidRPr="0004086B">
        <w:rPr>
          <w:rFonts w:eastAsia="함초롬바탕"/>
          <w:lang w:eastAsia="ko-KR"/>
        </w:rPr>
        <w:t xml:space="preserve">flow rate change to pump rotation speed change. </w:t>
      </w:r>
      <m:oMath>
        <m:sSub>
          <m:sSubPr>
            <m:ctrlPr>
              <w:rPr>
                <w:rFonts w:ascii="Cambria Math" w:eastAsia="함초롬바탕" w:hAnsi="Cambria Math"/>
                <w:lang w:eastAsia="ko-KR"/>
              </w:rPr>
            </m:ctrlPr>
          </m:sSubPr>
          <m:e>
            <m:r>
              <w:rPr>
                <w:rFonts w:ascii="Cambria Math" w:eastAsia="함초롬바탕" w:hAnsi="Cambria Math"/>
                <w:lang w:eastAsia="ko-KR"/>
              </w:rPr>
              <m:t>f</m:t>
            </m:r>
          </m:e>
          <m:sub>
            <m:r>
              <w:rPr>
                <w:rFonts w:ascii="Cambria Math" w:eastAsia="함초롬바탕" w:hAnsi="Cambria Math"/>
                <w:lang w:eastAsia="ko-KR"/>
              </w:rPr>
              <m:t>m</m:t>
            </m:r>
          </m:sub>
        </m:sSub>
      </m:oMath>
      <w:r w:rsidRPr="0004086B">
        <w:rPr>
          <w:rFonts w:eastAsia="함초롬바탕"/>
          <w:lang w:eastAsia="ko-KR"/>
        </w:rPr>
        <w:t xml:space="preserve"> is the input power frequency</w:t>
      </w:r>
      <w:r>
        <w:rPr>
          <w:rFonts w:eastAsia="함초롬바탕"/>
          <w:lang w:eastAsia="ko-KR"/>
        </w:rPr>
        <w:t>,</w:t>
      </w:r>
      <w:r w:rsidRPr="0004086B">
        <w:rPr>
          <w:rFonts w:eastAsia="함초롬바탕"/>
          <w:lang w:eastAsia="ko-KR"/>
        </w:rPr>
        <w:t xml:space="preserve"> and </w:t>
      </w:r>
      <m:oMath>
        <m:sSub>
          <m:sSubPr>
            <m:ctrlPr>
              <w:rPr>
                <w:rFonts w:ascii="Cambria Math" w:eastAsia="함초롬바탕" w:hAnsi="Cambria Math"/>
                <w:lang w:eastAsia="ko-KR"/>
              </w:rPr>
            </m:ctrlPr>
          </m:sSubPr>
          <m:e>
            <m:r>
              <w:rPr>
                <w:rFonts w:ascii="Cambria Math" w:eastAsia="함초롬바탕" w:hAnsi="Cambria Math"/>
                <w:lang w:eastAsia="ko-KR"/>
              </w:rPr>
              <m:t>p</m:t>
            </m:r>
          </m:e>
          <m:sub>
            <m:r>
              <w:rPr>
                <w:rFonts w:ascii="Cambria Math" w:eastAsia="함초롬바탕" w:hAnsi="Cambria Math"/>
                <w:lang w:eastAsia="ko-KR"/>
              </w:rPr>
              <m:t>m</m:t>
            </m:r>
          </m:sub>
        </m:sSub>
      </m:oMath>
      <w:r w:rsidRPr="0004086B">
        <w:rPr>
          <w:rFonts w:eastAsia="함초롬바탕"/>
          <w:lang w:eastAsia="ko-KR"/>
        </w:rPr>
        <w:t xml:space="preserve"> is the number of poles of the </w:t>
      </w:r>
      <w:r>
        <w:rPr>
          <w:rFonts w:eastAsia="함초롬바탕"/>
          <w:lang w:eastAsia="ko-KR"/>
        </w:rPr>
        <w:t>SW</w:t>
      </w:r>
      <w:r w:rsidRPr="0004086B">
        <w:rPr>
          <w:rFonts w:eastAsia="함초롬바탕"/>
          <w:lang w:eastAsia="ko-KR"/>
        </w:rPr>
        <w:t xml:space="preserve"> pump </w:t>
      </w:r>
      <w:proofErr w:type="gramStart"/>
      <w:r w:rsidRPr="0004086B">
        <w:rPr>
          <w:rFonts w:eastAsia="함초롬바탕"/>
          <w:lang w:eastAsia="ko-KR"/>
        </w:rPr>
        <w:t>motor.</w:t>
      </w:r>
      <w:proofErr w:type="gramEnd"/>
    </w:p>
    <w:p w14:paraId="42FAED70" w14:textId="77777777" w:rsidR="007703AC" w:rsidRDefault="007703AC" w:rsidP="007703AC">
      <w:pPr>
        <w:pStyle w:val="MDPI31text"/>
        <w:rPr>
          <w:rFonts w:eastAsia="맑은 고딕"/>
        </w:rPr>
      </w:pPr>
    </w:p>
    <w:p w14:paraId="2F73ABF1" w14:textId="77777777" w:rsidR="007703AC" w:rsidRPr="002243C7" w:rsidRDefault="007703AC" w:rsidP="002243C7">
      <w:pPr>
        <w:pStyle w:val="SubsectionHeading"/>
      </w:pPr>
      <w:r w:rsidRPr="002243C7">
        <w:rPr>
          <w:rFonts w:hint="eastAsia"/>
        </w:rPr>
        <w:t>3</w:t>
      </w:r>
      <w:r w:rsidRPr="002243C7">
        <w:t>.1.2 Mathematical modeling of the 3-way valve</w:t>
      </w:r>
    </w:p>
    <w:p w14:paraId="0398169E" w14:textId="77777777" w:rsidR="007703AC" w:rsidRPr="007703AC" w:rsidRDefault="007703AC" w:rsidP="007703AC">
      <w:pPr>
        <w:ind w:firstLine="204"/>
        <w:rPr>
          <w:rFonts w:eastAsia="함초롬바탕"/>
          <w:lang w:eastAsia="ko-KR"/>
        </w:rPr>
      </w:pPr>
      <w:r w:rsidRPr="007703AC">
        <w:rPr>
          <w:rFonts w:eastAsia="함초롬바탕" w:hint="eastAsia"/>
          <w:lang w:eastAsia="ko-KR"/>
        </w:rPr>
        <w:t xml:space="preserve">If the </w:t>
      </w:r>
      <w:r w:rsidRPr="007703AC">
        <w:rPr>
          <w:rFonts w:eastAsia="함초롬바탕"/>
          <w:lang w:eastAsia="ko-KR"/>
        </w:rPr>
        <w:t>opening volume</w:t>
      </w:r>
      <w:r w:rsidRPr="007703AC">
        <w:rPr>
          <w:rFonts w:eastAsia="함초롬바탕" w:hint="eastAsia"/>
          <w:lang w:eastAsia="ko-KR"/>
        </w:rPr>
        <w:t xml:space="preserve"> to which the 3-way valve opens toward the </w:t>
      </w:r>
      <w:r w:rsidRPr="007703AC">
        <w:rPr>
          <w:rFonts w:eastAsia="함초롬바탕"/>
          <w:lang w:eastAsia="ko-KR"/>
        </w:rPr>
        <w:t>HEX</w:t>
      </w:r>
      <w:r w:rsidRPr="007703AC">
        <w:rPr>
          <w:rFonts w:eastAsia="함초롬바탕" w:hint="eastAsia"/>
          <w:lang w:eastAsia="ko-KR"/>
        </w:rPr>
        <w:t xml:space="preserve"> is </w:t>
      </w:r>
      <m:oMath>
        <m:sSub>
          <m:sSubPr>
            <m:ctrlPr>
              <w:rPr>
                <w:rFonts w:ascii="Cambria Math" w:eastAsia="함초롬바탕" w:hAnsi="Cambria Math"/>
                <w:lang w:eastAsia="ko-KR"/>
              </w:rPr>
            </m:ctrlPr>
          </m:sSubPr>
          <m:e>
            <m:r>
              <w:rPr>
                <w:rFonts w:ascii="Cambria Math" w:eastAsia="함초롬바탕" w:hAnsi="Cambria Math"/>
                <w:lang w:eastAsia="ko-KR"/>
              </w:rPr>
              <m:t>O</m:t>
            </m:r>
          </m:e>
          <m:sub>
            <m:r>
              <w:rPr>
                <w:rFonts w:ascii="Cambria Math" w:eastAsia="함초롬바탕" w:hAnsi="Cambria Math"/>
                <w:lang w:eastAsia="ko-KR"/>
              </w:rPr>
              <m:t>v</m:t>
            </m:r>
          </m:sub>
        </m:sSub>
      </m:oMath>
      <w:r w:rsidRPr="007703AC">
        <w:rPr>
          <w:rFonts w:eastAsia="함초롬바탕" w:hint="eastAsia"/>
          <w:lang w:eastAsia="ko-KR"/>
        </w:rPr>
        <w:t xml:space="preserve">, </w:t>
      </w:r>
      <m:oMath>
        <m:sSub>
          <m:sSubPr>
            <m:ctrlPr>
              <w:rPr>
                <w:rFonts w:ascii="Cambria Math" w:eastAsia="함초롬바탕" w:hAnsi="Cambria Math"/>
                <w:lang w:eastAsia="ko-KR"/>
              </w:rPr>
            </m:ctrlPr>
          </m:sSubPr>
          <m:e>
            <m:r>
              <w:rPr>
                <w:rFonts w:ascii="Cambria Math" w:eastAsia="함초롬바탕" w:hAnsi="Cambria Math"/>
                <w:lang w:eastAsia="ko-KR"/>
              </w:rPr>
              <m:t>O</m:t>
            </m:r>
          </m:e>
          <m:sub>
            <m:r>
              <w:rPr>
                <w:rFonts w:ascii="Cambria Math" w:eastAsia="함초롬바탕" w:hAnsi="Cambria Math"/>
                <w:lang w:eastAsia="ko-KR"/>
              </w:rPr>
              <m:t>v</m:t>
            </m:r>
          </m:sub>
        </m:sSub>
      </m:oMath>
      <w:r w:rsidRPr="007703AC">
        <w:rPr>
          <w:rFonts w:eastAsia="함초롬바탕" w:hint="eastAsia"/>
          <w:lang w:eastAsia="ko-KR"/>
        </w:rPr>
        <w:t xml:space="preserve"> has a value of </w:t>
      </w:r>
      <m:oMath>
        <m:sSub>
          <m:sSubPr>
            <m:ctrlPr>
              <w:rPr>
                <w:rFonts w:ascii="Cambria Math" w:eastAsia="함초롬바탕" w:hAnsi="Cambria Math"/>
                <w:lang w:eastAsia="ko-KR"/>
              </w:rPr>
            </m:ctrlPr>
          </m:sSubPr>
          <m:e>
            <m:r>
              <m:rPr>
                <m:sty m:val="p"/>
              </m:rPr>
              <w:rPr>
                <w:rFonts w:ascii="Cambria Math" w:eastAsia="함초롬바탕" w:hAnsi="Cambria Math"/>
                <w:lang w:eastAsia="ko-KR"/>
              </w:rPr>
              <m:t>0≤</m:t>
            </m:r>
            <m:r>
              <w:rPr>
                <w:rFonts w:ascii="Cambria Math" w:eastAsia="함초롬바탕" w:hAnsi="Cambria Math"/>
                <w:lang w:eastAsia="ko-KR"/>
              </w:rPr>
              <m:t>O</m:t>
            </m:r>
          </m:e>
          <m:sub>
            <m:r>
              <w:rPr>
                <w:rFonts w:ascii="Cambria Math" w:eastAsia="함초롬바탕" w:hAnsi="Cambria Math"/>
                <w:lang w:eastAsia="ko-KR"/>
              </w:rPr>
              <m:t>v</m:t>
            </m:r>
          </m:sub>
        </m:sSub>
        <m:r>
          <m:rPr>
            <m:sty m:val="p"/>
          </m:rPr>
          <w:rPr>
            <w:rFonts w:ascii="Cambria Math" w:hAnsi="Cambria Math"/>
            <w:lang w:eastAsia="ko-KR"/>
          </w:rPr>
          <m:t>≤1</m:t>
        </m:r>
      </m:oMath>
      <w:r w:rsidRPr="007703AC">
        <w:rPr>
          <w:rFonts w:eastAsia="함초롬바탕" w:hint="eastAsia"/>
          <w:lang w:eastAsia="ko-KR"/>
        </w:rPr>
        <w:t>.</w:t>
      </w:r>
      <w:r w:rsidRPr="007703AC">
        <w:rPr>
          <w:rFonts w:eastAsia="함초롬바탕"/>
          <w:lang w:eastAsia="ko-KR"/>
        </w:rPr>
        <w:t xml:space="preserve"> </w:t>
      </w:r>
      <w:r w:rsidRPr="00C5064E">
        <w:rPr>
          <w:rFonts w:eastAsia="함초롬바탕"/>
          <w:lang w:eastAsia="ko-KR"/>
        </w:rPr>
        <w:t xml:space="preserve">When </w:t>
      </w:r>
      <m:oMath>
        <m:sSub>
          <m:sSubPr>
            <m:ctrlPr>
              <w:rPr>
                <w:rFonts w:ascii="Cambria Math" w:eastAsia="함초롬바탕" w:hAnsi="Cambria Math"/>
                <w:lang w:eastAsia="ko-KR"/>
              </w:rPr>
            </m:ctrlPr>
          </m:sSubPr>
          <m:e>
            <m:r>
              <w:rPr>
                <w:rFonts w:ascii="Cambria Math" w:eastAsia="함초롬바탕" w:hAnsi="Cambria Math"/>
                <w:lang w:eastAsia="ko-KR"/>
              </w:rPr>
              <m:t>O</m:t>
            </m:r>
          </m:e>
          <m:sub>
            <m:r>
              <w:rPr>
                <w:rFonts w:ascii="Cambria Math" w:eastAsia="함초롬바탕" w:hAnsi="Cambria Math"/>
                <w:lang w:eastAsia="ko-KR"/>
              </w:rPr>
              <m:t>v</m:t>
            </m:r>
          </m:sub>
        </m:sSub>
      </m:oMath>
      <w:r w:rsidRPr="00C5064E">
        <w:rPr>
          <w:rFonts w:eastAsia="함초롬바탕" w:hint="eastAsia"/>
          <w:lang w:eastAsia="ko-KR"/>
        </w:rPr>
        <w:t xml:space="preserve"> </w:t>
      </w:r>
      <w:r w:rsidRPr="007703AC">
        <w:rPr>
          <w:rFonts w:eastAsia="함초롬바탕"/>
          <w:lang w:eastAsia="ko-KR"/>
        </w:rPr>
        <w:t xml:space="preserve">is 0, it is completely closed, the flow rate flowing to the </w:t>
      </w:r>
      <w:r w:rsidRPr="00C5064E">
        <w:rPr>
          <w:rFonts w:eastAsia="함초롬바탕"/>
          <w:lang w:eastAsia="ko-KR"/>
        </w:rPr>
        <w:t>HEX</w:t>
      </w:r>
      <w:r w:rsidRPr="007703AC">
        <w:rPr>
          <w:rFonts w:eastAsia="함초롬바탕"/>
          <w:lang w:eastAsia="ko-KR"/>
        </w:rPr>
        <w:t xml:space="preserve"> becomes 0, and the flow rate bypassing the HEX becomes maximum</w:t>
      </w:r>
      <w:r w:rsidRPr="007703AC">
        <w:t>.</w:t>
      </w:r>
      <w:r w:rsidRPr="007703AC">
        <w:rPr>
          <w:rFonts w:eastAsia="함초롬바탕"/>
          <w:lang w:eastAsia="ko-KR"/>
        </w:rPr>
        <w:t xml:space="preserve"> Conversely, when </w:t>
      </w:r>
      <m:oMath>
        <m:sSub>
          <m:sSubPr>
            <m:ctrlPr>
              <w:rPr>
                <w:rFonts w:ascii="Cambria Math" w:eastAsia="함초롬바탕" w:hAnsi="Cambria Math"/>
                <w:lang w:eastAsia="ko-KR"/>
              </w:rPr>
            </m:ctrlPr>
          </m:sSubPr>
          <m:e>
            <m:r>
              <w:rPr>
                <w:rFonts w:ascii="Cambria Math" w:eastAsia="함초롬바탕" w:hAnsi="Cambria Math"/>
                <w:lang w:eastAsia="ko-KR"/>
              </w:rPr>
              <m:t>O</m:t>
            </m:r>
          </m:e>
          <m:sub>
            <m:r>
              <w:rPr>
                <w:rFonts w:ascii="Cambria Math" w:eastAsia="함초롬바탕" w:hAnsi="Cambria Math"/>
                <w:lang w:eastAsia="ko-KR"/>
              </w:rPr>
              <m:t>v</m:t>
            </m:r>
          </m:sub>
        </m:sSub>
      </m:oMath>
      <w:r w:rsidRPr="007703AC">
        <w:rPr>
          <w:rFonts w:eastAsia="함초롬바탕" w:hint="eastAsia"/>
          <w:lang w:eastAsia="ko-KR"/>
        </w:rPr>
        <w:t xml:space="preserve"> </w:t>
      </w:r>
      <w:r w:rsidRPr="007703AC">
        <w:rPr>
          <w:rFonts w:eastAsia="함초롬바탕"/>
          <w:lang w:eastAsia="ko-KR"/>
        </w:rPr>
        <w:t xml:space="preserve">is 1, it is fully open, the flow rate flowing to the HEX becomes maximum, and the flow rate bypassing the HEX becomes 0. Therefore, the flow rate </w:t>
      </w:r>
      <m:oMath>
        <m:sSub>
          <m:sSubPr>
            <m:ctrlPr>
              <w:rPr>
                <w:rFonts w:ascii="Cambria Math" w:eastAsia="함초롬바탕" w:hAnsi="Cambria Math"/>
                <w:lang w:eastAsia="ko-KR"/>
              </w:rPr>
            </m:ctrlPr>
          </m:sSubPr>
          <m:e>
            <m:r>
              <w:rPr>
                <w:rFonts w:ascii="Cambria Math" w:eastAsia="함초롬바탕" w:hAnsi="Cambria Math"/>
                <w:lang w:eastAsia="ko-KR"/>
              </w:rPr>
              <m:t>F</m:t>
            </m:r>
          </m:e>
          <m:sub>
            <m:r>
              <w:rPr>
                <w:rFonts w:ascii="Cambria Math" w:eastAsia="함초롬바탕" w:hAnsi="Cambria Math"/>
                <w:lang w:eastAsia="ko-KR"/>
              </w:rPr>
              <m:t>h</m:t>
            </m:r>
          </m:sub>
        </m:sSub>
      </m:oMath>
      <w:r w:rsidRPr="007703AC">
        <w:rPr>
          <w:rFonts w:eastAsia="함초롬바탕"/>
          <w:lang w:eastAsia="ko-KR"/>
        </w:rPr>
        <w:t xml:space="preserve"> of </w:t>
      </w:r>
      <w:r w:rsidRPr="00E91297">
        <w:rPr>
          <w:rFonts w:eastAsia="함초롬바탕"/>
          <w:lang w:eastAsia="ko-KR"/>
        </w:rPr>
        <w:t>FW</w:t>
      </w:r>
      <w:r w:rsidRPr="007703AC">
        <w:rPr>
          <w:rFonts w:eastAsia="함초롬바탕"/>
          <w:lang w:eastAsia="ko-KR"/>
        </w:rPr>
        <w:t xml:space="preserve"> flowing through the </w:t>
      </w:r>
      <w:r w:rsidRPr="00E91297">
        <w:rPr>
          <w:rFonts w:eastAsia="함초롬바탕"/>
          <w:lang w:eastAsia="ko-KR"/>
        </w:rPr>
        <w:t>HEX</w:t>
      </w:r>
      <w:r w:rsidRPr="007703AC">
        <w:rPr>
          <w:rFonts w:eastAsia="함초롬바탕"/>
          <w:lang w:eastAsia="ko-KR"/>
        </w:rPr>
        <w:t xml:space="preserve"> is as follows. </w:t>
      </w:r>
    </w:p>
    <w:tbl>
      <w:tblPr>
        <w:tblW w:w="5000" w:type="pct"/>
        <w:tblCellMar>
          <w:left w:w="0" w:type="dxa"/>
          <w:right w:w="0" w:type="dxa"/>
        </w:tblCellMar>
        <w:tblLook w:val="04A0" w:firstRow="1" w:lastRow="0" w:firstColumn="1" w:lastColumn="0" w:noHBand="0" w:noVBand="1"/>
      </w:tblPr>
      <w:tblGrid>
        <w:gridCol w:w="7851"/>
        <w:gridCol w:w="455"/>
      </w:tblGrid>
      <w:tr w:rsidR="007703AC" w:rsidRPr="00754C37" w14:paraId="67F4BC29" w14:textId="77777777" w:rsidTr="00EE335C">
        <w:tc>
          <w:tcPr>
            <w:tcW w:w="4726" w:type="pct"/>
          </w:tcPr>
          <w:p w14:paraId="7CA86B9C" w14:textId="77777777" w:rsidR="007703AC" w:rsidRPr="00EF3D65" w:rsidRDefault="007703AC" w:rsidP="007703AC">
            <w:pPr>
              <w:pStyle w:val="MDPI39equation"/>
              <w:rPr>
                <w:rFonts w:eastAsia="맑은 고딕"/>
                <w:lang w:eastAsia="ko-KR"/>
              </w:rPr>
            </w:pPr>
            <m:oMathPara>
              <m:oMath>
                <m:sSub>
                  <m:sSubPr>
                    <m:ctrlPr>
                      <w:rPr>
                        <w:rFonts w:ascii="Cambria Math" w:eastAsia="함초롬바탕" w:hAnsi="Cambria Math"/>
                        <w:i/>
                      </w:rPr>
                    </m:ctrlPr>
                  </m:sSubPr>
                  <m:e>
                    <m:r>
                      <w:rPr>
                        <w:rFonts w:ascii="Cambria Math" w:eastAsia="함초롬바탕" w:hAnsi="Cambria Math"/>
                      </w:rPr>
                      <m:t>F</m:t>
                    </m:r>
                  </m:e>
                  <m:sub>
                    <m:r>
                      <w:rPr>
                        <w:rFonts w:ascii="Cambria Math" w:eastAsia="함초롬바탕" w:hAnsi="Cambria Math"/>
                      </w:rPr>
                      <m:t>h</m:t>
                    </m:r>
                  </m:sub>
                </m:sSub>
                <m:r>
                  <w:rPr>
                    <w:rFonts w:ascii="Cambria Math" w:eastAsia="함초롬바탕" w:hAnsi="Cambria Math"/>
                  </w:rPr>
                  <m:t>=</m:t>
                </m:r>
                <m:sSub>
                  <m:sSubPr>
                    <m:ctrlPr>
                      <w:rPr>
                        <w:rFonts w:ascii="Cambria Math" w:eastAsia="함초롬바탕" w:hAnsi="Cambria Math"/>
                        <w:i/>
                      </w:rPr>
                    </m:ctrlPr>
                  </m:sSubPr>
                  <m:e>
                    <m:r>
                      <w:rPr>
                        <w:rFonts w:ascii="Cambria Math" w:eastAsia="함초롬바탕" w:hAnsi="Cambria Math"/>
                      </w:rPr>
                      <m:t>F</m:t>
                    </m:r>
                  </m:e>
                  <m:sub>
                    <m:r>
                      <w:rPr>
                        <w:rFonts w:ascii="Cambria Math" w:eastAsia="함초롬바탕" w:hAnsi="Cambria Math"/>
                      </w:rPr>
                      <m:t>hin</m:t>
                    </m:r>
                  </m:sub>
                </m:sSub>
                <m:sSub>
                  <m:sSubPr>
                    <m:ctrlPr>
                      <w:rPr>
                        <w:rFonts w:ascii="Cambria Math" w:eastAsia="함초롬바탕" w:hAnsi="Cambria Math"/>
                        <w:i/>
                      </w:rPr>
                    </m:ctrlPr>
                  </m:sSubPr>
                  <m:e>
                    <m:r>
                      <w:rPr>
                        <w:rFonts w:ascii="Cambria Math" w:eastAsia="함초롬바탕" w:hAnsi="Cambria Math"/>
                      </w:rPr>
                      <m:t>O</m:t>
                    </m:r>
                  </m:e>
                  <m:sub>
                    <m:r>
                      <w:rPr>
                        <w:rFonts w:ascii="Cambria Math" w:eastAsia="함초롬바탕" w:hAnsi="Cambria Math"/>
                      </w:rPr>
                      <m:t>v</m:t>
                    </m:r>
                  </m:sub>
                </m:sSub>
              </m:oMath>
            </m:oMathPara>
          </w:p>
        </w:tc>
        <w:tc>
          <w:tcPr>
            <w:tcW w:w="274" w:type="pct"/>
            <w:vAlign w:val="center"/>
          </w:tcPr>
          <w:p w14:paraId="6435330F" w14:textId="77777777" w:rsidR="007703AC" w:rsidRPr="003030D2" w:rsidRDefault="007703AC" w:rsidP="007703AC">
            <w:pPr>
              <w:pStyle w:val="MDPI3aequationnumber"/>
              <w:spacing w:line="260" w:lineRule="atLeast"/>
            </w:pPr>
            <w:r w:rsidRPr="003030D2">
              <w:t>(</w:t>
            </w:r>
            <w:r>
              <w:t>2</w:t>
            </w:r>
            <w:r w:rsidRPr="003030D2">
              <w:t>)</w:t>
            </w:r>
          </w:p>
        </w:tc>
      </w:tr>
    </w:tbl>
    <w:p w14:paraId="32E35872" w14:textId="77777777" w:rsidR="007703AC" w:rsidRPr="007703AC" w:rsidRDefault="007703AC" w:rsidP="007703AC">
      <w:pPr>
        <w:ind w:firstLine="204"/>
        <w:rPr>
          <w:rFonts w:eastAsia="함초롬바탕"/>
          <w:lang w:eastAsia="ko-KR"/>
        </w:rPr>
      </w:pPr>
      <w:r w:rsidRPr="007703AC">
        <w:rPr>
          <w:rFonts w:eastAsia="함초롬바탕"/>
          <w:lang w:eastAsia="ko-KR"/>
        </w:rPr>
        <w:t xml:space="preserve">On the other hand, the FW flow rate </w:t>
      </w:r>
      <m:oMath>
        <m:sSub>
          <m:sSubPr>
            <m:ctrlPr>
              <w:rPr>
                <w:rFonts w:ascii="Cambria Math" w:eastAsia="함초롬바탕" w:hAnsi="Cambria Math"/>
                <w:lang w:eastAsia="ko-KR"/>
              </w:rPr>
            </m:ctrlPr>
          </m:sSubPr>
          <m:e>
            <m:r>
              <w:rPr>
                <w:rFonts w:ascii="Cambria Math" w:eastAsia="함초롬바탕" w:hAnsi="Cambria Math"/>
                <w:lang w:eastAsia="ko-KR"/>
              </w:rPr>
              <m:t>F</m:t>
            </m:r>
          </m:e>
          <m:sub>
            <m:r>
              <w:rPr>
                <w:rFonts w:ascii="Cambria Math" w:eastAsia="함초롬바탕" w:hAnsi="Cambria Math"/>
                <w:lang w:eastAsia="ko-KR"/>
              </w:rPr>
              <m:t>hby</m:t>
            </m:r>
          </m:sub>
        </m:sSub>
      </m:oMath>
      <w:r w:rsidRPr="007703AC">
        <w:rPr>
          <w:rFonts w:eastAsia="함초롬바탕"/>
          <w:lang w:eastAsia="ko-KR"/>
        </w:rPr>
        <w:t xml:space="preserve"> that bypasses the HEX can be described as in equation (3) by applying </w:t>
      </w:r>
      <m:oMath>
        <m:sSub>
          <m:sSubPr>
            <m:ctrlPr>
              <w:rPr>
                <w:rFonts w:ascii="Cambria Math" w:eastAsia="함초롬바탕" w:hAnsi="Cambria Math"/>
                <w:lang w:eastAsia="ko-KR"/>
              </w:rPr>
            </m:ctrlPr>
          </m:sSubPr>
          <m:e>
            <m:r>
              <w:rPr>
                <w:rFonts w:ascii="Cambria Math" w:eastAsia="함초롬바탕" w:hAnsi="Cambria Math"/>
                <w:lang w:eastAsia="ko-KR"/>
              </w:rPr>
              <m:t>F</m:t>
            </m:r>
          </m:e>
          <m:sub>
            <m:r>
              <w:rPr>
                <w:rFonts w:ascii="Cambria Math" w:eastAsia="함초롬바탕" w:hAnsi="Cambria Math"/>
                <w:lang w:eastAsia="ko-KR"/>
              </w:rPr>
              <m:t>hby</m:t>
            </m:r>
          </m:sub>
        </m:sSub>
      </m:oMath>
      <w:r w:rsidRPr="007703AC">
        <w:rPr>
          <w:rFonts w:eastAsia="함초롬바탕"/>
          <w:lang w:eastAsia="ko-KR"/>
        </w:rPr>
        <w:t xml:space="preserve"> instead of </w:t>
      </w:r>
      <m:oMath>
        <m:sSub>
          <m:sSubPr>
            <m:ctrlPr>
              <w:rPr>
                <w:rFonts w:ascii="Cambria Math" w:eastAsia="함초롬바탕" w:hAnsi="Cambria Math"/>
                <w:lang w:eastAsia="ko-KR"/>
              </w:rPr>
            </m:ctrlPr>
          </m:sSubPr>
          <m:e>
            <m:r>
              <w:rPr>
                <w:rFonts w:ascii="Cambria Math" w:eastAsia="함초롬바탕" w:hAnsi="Cambria Math"/>
                <w:lang w:eastAsia="ko-KR"/>
              </w:rPr>
              <m:t>F</m:t>
            </m:r>
          </m:e>
          <m:sub>
            <m:r>
              <w:rPr>
                <w:rFonts w:ascii="Cambria Math" w:eastAsia="함초롬바탕" w:hAnsi="Cambria Math"/>
                <w:lang w:eastAsia="ko-KR"/>
              </w:rPr>
              <m:t>h</m:t>
            </m:r>
          </m:sub>
        </m:sSub>
      </m:oMath>
      <w:r w:rsidRPr="007703AC">
        <w:rPr>
          <w:rFonts w:eastAsia="함초롬바탕"/>
          <w:lang w:eastAsia="ko-KR"/>
        </w:rPr>
        <w:t xml:space="preserve"> and </w:t>
      </w:r>
      <m:oMath>
        <m:r>
          <m:rPr>
            <m:sty m:val="p"/>
          </m:rPr>
          <w:rPr>
            <w:rFonts w:ascii="Cambria Math" w:eastAsia="함초롬바탕" w:hAnsi="Cambria Math"/>
            <w:lang w:eastAsia="ko-KR"/>
          </w:rPr>
          <m:t>1-</m:t>
        </m:r>
        <m:sSub>
          <m:sSubPr>
            <m:ctrlPr>
              <w:rPr>
                <w:rFonts w:ascii="Cambria Math" w:eastAsia="함초롬바탕" w:hAnsi="Cambria Math"/>
                <w:lang w:eastAsia="ko-KR"/>
              </w:rPr>
            </m:ctrlPr>
          </m:sSubPr>
          <m:e>
            <m:r>
              <w:rPr>
                <w:rFonts w:ascii="Cambria Math" w:eastAsia="함초롬바탕" w:hAnsi="Cambria Math"/>
                <w:lang w:eastAsia="ko-KR"/>
              </w:rPr>
              <m:t>O</m:t>
            </m:r>
          </m:e>
          <m:sub>
            <m:r>
              <w:rPr>
                <w:rFonts w:ascii="Cambria Math" w:eastAsia="함초롬바탕" w:hAnsi="Cambria Math"/>
                <w:lang w:eastAsia="ko-KR"/>
              </w:rPr>
              <m:t>v</m:t>
            </m:r>
          </m:sub>
        </m:sSub>
      </m:oMath>
      <w:r w:rsidRPr="007703AC">
        <w:rPr>
          <w:rFonts w:eastAsia="함초롬바탕"/>
          <w:lang w:eastAsia="ko-KR"/>
        </w:rPr>
        <w:t xml:space="preserve"> instead of </w:t>
      </w:r>
      <m:oMath>
        <m:sSub>
          <m:sSubPr>
            <m:ctrlPr>
              <w:rPr>
                <w:rFonts w:ascii="Cambria Math" w:eastAsia="함초롬바탕" w:hAnsi="Cambria Math"/>
                <w:lang w:eastAsia="ko-KR"/>
              </w:rPr>
            </m:ctrlPr>
          </m:sSubPr>
          <m:e>
            <m:r>
              <w:rPr>
                <w:rFonts w:ascii="Cambria Math" w:eastAsia="함초롬바탕" w:hAnsi="Cambria Math"/>
                <w:lang w:eastAsia="ko-KR"/>
              </w:rPr>
              <m:t>O</m:t>
            </m:r>
          </m:e>
          <m:sub>
            <m:r>
              <w:rPr>
                <w:rFonts w:ascii="Cambria Math" w:eastAsia="함초롬바탕" w:hAnsi="Cambria Math"/>
                <w:lang w:eastAsia="ko-KR"/>
              </w:rPr>
              <m:t>v</m:t>
            </m:r>
          </m:sub>
        </m:sSub>
      </m:oMath>
      <w:r w:rsidRPr="007703AC">
        <w:rPr>
          <w:rFonts w:eastAsia="함초롬바탕"/>
          <w:lang w:eastAsia="ko-KR"/>
        </w:rPr>
        <w:t xml:space="preserve"> in equation (2).</w:t>
      </w:r>
    </w:p>
    <w:tbl>
      <w:tblPr>
        <w:tblW w:w="5000" w:type="pct"/>
        <w:tblCellMar>
          <w:left w:w="0" w:type="dxa"/>
          <w:right w:w="0" w:type="dxa"/>
        </w:tblCellMar>
        <w:tblLook w:val="04A0" w:firstRow="1" w:lastRow="0" w:firstColumn="1" w:lastColumn="0" w:noHBand="0" w:noVBand="1"/>
      </w:tblPr>
      <w:tblGrid>
        <w:gridCol w:w="7843"/>
        <w:gridCol w:w="463"/>
      </w:tblGrid>
      <w:tr w:rsidR="007703AC" w:rsidRPr="007703AC" w14:paraId="2B81E661" w14:textId="77777777" w:rsidTr="00EE335C">
        <w:tc>
          <w:tcPr>
            <w:tcW w:w="4721" w:type="pct"/>
          </w:tcPr>
          <w:p w14:paraId="56C4E84D" w14:textId="77777777" w:rsidR="007703AC" w:rsidRPr="007703AC" w:rsidRDefault="007703AC" w:rsidP="007703AC">
            <w:pPr>
              <w:ind w:firstLine="204"/>
              <w:rPr>
                <w:rFonts w:eastAsia="함초롬바탕"/>
                <w:lang w:eastAsia="ko-KR"/>
              </w:rPr>
            </w:pPr>
            <m:oMathPara>
              <m:oMath>
                <m:sSub>
                  <m:sSubPr>
                    <m:ctrlPr>
                      <w:rPr>
                        <w:rFonts w:ascii="Cambria Math" w:eastAsia="함초롬바탕" w:hAnsi="Cambria Math"/>
                        <w:lang w:eastAsia="ko-KR"/>
                      </w:rPr>
                    </m:ctrlPr>
                  </m:sSubPr>
                  <m:e>
                    <m:r>
                      <w:rPr>
                        <w:rFonts w:ascii="Cambria Math" w:eastAsia="함초롬바탕" w:hAnsi="Cambria Math"/>
                        <w:lang w:eastAsia="ko-KR"/>
                      </w:rPr>
                      <m:t>F</m:t>
                    </m:r>
                  </m:e>
                  <m:sub>
                    <m:r>
                      <w:rPr>
                        <w:rFonts w:ascii="Cambria Math" w:eastAsia="함초롬바탕" w:hAnsi="Cambria Math"/>
                        <w:lang w:eastAsia="ko-KR"/>
                      </w:rPr>
                      <m:t>hby</m:t>
                    </m:r>
                  </m:sub>
                </m:sSub>
                <m:r>
                  <m:rPr>
                    <m:sty m:val="p"/>
                  </m:rPr>
                  <w:rPr>
                    <w:rFonts w:ascii="Cambria Math" w:eastAsia="함초롬바탕" w:hAnsi="Cambria Math"/>
                    <w:lang w:eastAsia="ko-KR"/>
                  </w:rPr>
                  <m:t>=</m:t>
                </m:r>
                <m:sSub>
                  <m:sSubPr>
                    <m:ctrlPr>
                      <w:rPr>
                        <w:rFonts w:ascii="Cambria Math" w:eastAsia="함초롬바탕" w:hAnsi="Cambria Math"/>
                        <w:lang w:eastAsia="ko-KR"/>
                      </w:rPr>
                    </m:ctrlPr>
                  </m:sSubPr>
                  <m:e>
                    <m:r>
                      <w:rPr>
                        <w:rFonts w:ascii="Cambria Math" w:eastAsia="함초롬바탕" w:hAnsi="Cambria Math"/>
                        <w:lang w:eastAsia="ko-KR"/>
                      </w:rPr>
                      <m:t>F</m:t>
                    </m:r>
                  </m:e>
                  <m:sub>
                    <m:r>
                      <w:rPr>
                        <w:rFonts w:ascii="Cambria Math" w:eastAsia="함초롬바탕" w:hAnsi="Cambria Math"/>
                        <w:lang w:eastAsia="ko-KR"/>
                      </w:rPr>
                      <m:t>hin</m:t>
                    </m:r>
                  </m:sub>
                </m:sSub>
                <m:r>
                  <m:rPr>
                    <m:sty m:val="p"/>
                  </m:rPr>
                  <w:rPr>
                    <w:rFonts w:ascii="Cambria Math" w:eastAsia="함초롬바탕" w:hAnsi="Cambria Math"/>
                    <w:lang w:eastAsia="ko-KR"/>
                  </w:rPr>
                  <m:t>-</m:t>
                </m:r>
                <m:sSub>
                  <m:sSubPr>
                    <m:ctrlPr>
                      <w:rPr>
                        <w:rFonts w:ascii="Cambria Math" w:eastAsia="함초롬바탕" w:hAnsi="Cambria Math"/>
                        <w:lang w:eastAsia="ko-KR"/>
                      </w:rPr>
                    </m:ctrlPr>
                  </m:sSubPr>
                  <m:e>
                    <m:r>
                      <w:rPr>
                        <w:rFonts w:ascii="Cambria Math" w:eastAsia="함초롬바탕" w:hAnsi="Cambria Math"/>
                        <w:lang w:eastAsia="ko-KR"/>
                      </w:rPr>
                      <m:t>F</m:t>
                    </m:r>
                  </m:e>
                  <m:sub>
                    <m:r>
                      <w:rPr>
                        <w:rFonts w:ascii="Cambria Math" w:eastAsia="함초롬바탕" w:hAnsi="Cambria Math"/>
                        <w:lang w:eastAsia="ko-KR"/>
                      </w:rPr>
                      <m:t>hin</m:t>
                    </m:r>
                  </m:sub>
                </m:sSub>
                <m:sSub>
                  <m:sSubPr>
                    <m:ctrlPr>
                      <w:rPr>
                        <w:rFonts w:ascii="Cambria Math" w:eastAsia="함초롬바탕" w:hAnsi="Cambria Math"/>
                        <w:lang w:eastAsia="ko-KR"/>
                      </w:rPr>
                    </m:ctrlPr>
                  </m:sSubPr>
                  <m:e>
                    <m:r>
                      <w:rPr>
                        <w:rFonts w:ascii="Cambria Math" w:eastAsia="함초롬바탕" w:hAnsi="Cambria Math"/>
                        <w:lang w:eastAsia="ko-KR"/>
                      </w:rPr>
                      <m:t>O</m:t>
                    </m:r>
                  </m:e>
                  <m:sub>
                    <m:r>
                      <w:rPr>
                        <w:rFonts w:ascii="Cambria Math" w:eastAsia="함초롬바탕" w:hAnsi="Cambria Math"/>
                        <w:lang w:eastAsia="ko-KR"/>
                      </w:rPr>
                      <m:t>v</m:t>
                    </m:r>
                  </m:sub>
                </m:sSub>
              </m:oMath>
            </m:oMathPara>
          </w:p>
        </w:tc>
        <w:tc>
          <w:tcPr>
            <w:tcW w:w="279" w:type="pct"/>
            <w:vAlign w:val="center"/>
          </w:tcPr>
          <w:p w14:paraId="5B10B879" w14:textId="77777777" w:rsidR="007703AC" w:rsidRPr="007703AC" w:rsidRDefault="007703AC" w:rsidP="007703AC">
            <w:pPr>
              <w:ind w:firstLine="204"/>
              <w:rPr>
                <w:rFonts w:eastAsia="함초롬바탕"/>
                <w:lang w:eastAsia="ko-KR"/>
              </w:rPr>
            </w:pPr>
            <w:r w:rsidRPr="007703AC">
              <w:rPr>
                <w:rFonts w:eastAsia="함초롬바탕"/>
                <w:lang w:eastAsia="ko-KR"/>
              </w:rPr>
              <w:t>(3)</w:t>
            </w:r>
          </w:p>
        </w:tc>
      </w:tr>
    </w:tbl>
    <w:p w14:paraId="316FEAB6" w14:textId="77777777" w:rsidR="007703AC" w:rsidRPr="007703AC" w:rsidRDefault="007703AC" w:rsidP="007703AC">
      <w:pPr>
        <w:ind w:firstLine="204"/>
        <w:rPr>
          <w:rFonts w:eastAsia="함초롬바탕"/>
          <w:lang w:eastAsia="ko-KR"/>
        </w:rPr>
      </w:pPr>
      <w:r w:rsidRPr="007703AC">
        <w:rPr>
          <w:rFonts w:eastAsia="함초롬바탕"/>
          <w:lang w:eastAsia="ko-KR"/>
        </w:rPr>
        <w:t xml:space="preserve">And the FW outlet temperature of the 3-way valve is the sum of the temperature of </w:t>
      </w:r>
      <m:oMath>
        <m:sSub>
          <m:sSubPr>
            <m:ctrlPr>
              <w:rPr>
                <w:rFonts w:ascii="Cambria Math" w:eastAsia="함초롬바탕" w:hAnsi="Cambria Math"/>
                <w:lang w:eastAsia="ko-KR"/>
              </w:rPr>
            </m:ctrlPr>
          </m:sSubPr>
          <m:e>
            <m:r>
              <w:rPr>
                <w:rFonts w:ascii="Cambria Math" w:eastAsia="함초롬바탕" w:hAnsi="Cambria Math"/>
                <w:lang w:eastAsia="ko-KR"/>
              </w:rPr>
              <m:t>F</m:t>
            </m:r>
          </m:e>
          <m:sub>
            <m:r>
              <w:rPr>
                <w:rFonts w:ascii="Cambria Math" w:eastAsia="함초롬바탕" w:hAnsi="Cambria Math"/>
                <w:lang w:eastAsia="ko-KR"/>
              </w:rPr>
              <m:t>h</m:t>
            </m:r>
          </m:sub>
        </m:sSub>
      </m:oMath>
      <w:r w:rsidRPr="007703AC">
        <w:rPr>
          <w:rFonts w:eastAsia="함초롬바탕"/>
          <w:lang w:eastAsia="ko-KR"/>
        </w:rPr>
        <w:t xml:space="preserve"> and the temperature of </w:t>
      </w:r>
      <m:oMath>
        <m:sSub>
          <m:sSubPr>
            <m:ctrlPr>
              <w:rPr>
                <w:rFonts w:ascii="Cambria Math" w:eastAsia="함초롬바탕" w:hAnsi="Cambria Math"/>
                <w:lang w:eastAsia="ko-KR"/>
              </w:rPr>
            </m:ctrlPr>
          </m:sSubPr>
          <m:e>
            <m:r>
              <w:rPr>
                <w:rFonts w:ascii="Cambria Math" w:eastAsia="함초롬바탕" w:hAnsi="Cambria Math"/>
                <w:lang w:eastAsia="ko-KR"/>
              </w:rPr>
              <m:t>F</m:t>
            </m:r>
          </m:e>
          <m:sub>
            <m:r>
              <w:rPr>
                <w:rFonts w:ascii="Cambria Math" w:eastAsia="함초롬바탕" w:hAnsi="Cambria Math"/>
                <w:lang w:eastAsia="ko-KR"/>
              </w:rPr>
              <m:t>hby</m:t>
            </m:r>
          </m:sub>
        </m:sSub>
      </m:oMath>
      <w:r w:rsidRPr="007703AC">
        <w:rPr>
          <w:rFonts w:eastAsia="함초롬바탕"/>
          <w:lang w:eastAsia="ko-KR"/>
        </w:rPr>
        <w:t xml:space="preserve"> by each flow rate. </w:t>
      </w:r>
      <w:proofErr w:type="gramStart"/>
      <w:r w:rsidRPr="007703AC">
        <w:rPr>
          <w:rFonts w:eastAsia="함초롬바탕"/>
          <w:lang w:eastAsia="ko-KR"/>
        </w:rPr>
        <w:t>So</w:t>
      </w:r>
      <w:proofErr w:type="gramEnd"/>
      <w:r w:rsidRPr="007703AC">
        <w:rPr>
          <w:rFonts w:eastAsia="함초롬바탕"/>
          <w:lang w:eastAsia="ko-KR"/>
        </w:rPr>
        <w:t xml:space="preserve"> the rate of change in the 3-way valve outlet temperature can </w:t>
      </w:r>
      <w:r w:rsidRPr="007703AC">
        <w:rPr>
          <w:rFonts w:eastAsia="함초롬바탕"/>
          <w:lang w:eastAsia="ko-KR"/>
        </w:rPr>
        <w:lastRenderedPageBreak/>
        <w:t xml:space="preserve">be expressed as in equation (4). </w:t>
      </w:r>
    </w:p>
    <w:tbl>
      <w:tblPr>
        <w:tblW w:w="5000" w:type="pct"/>
        <w:tblCellMar>
          <w:left w:w="0" w:type="dxa"/>
          <w:right w:w="0" w:type="dxa"/>
        </w:tblCellMar>
        <w:tblLook w:val="04A0" w:firstRow="1" w:lastRow="0" w:firstColumn="1" w:lastColumn="0" w:noHBand="0" w:noVBand="1"/>
      </w:tblPr>
      <w:tblGrid>
        <w:gridCol w:w="7843"/>
        <w:gridCol w:w="463"/>
      </w:tblGrid>
      <w:tr w:rsidR="007703AC" w:rsidRPr="007703AC" w14:paraId="4CD9EFC1" w14:textId="77777777" w:rsidTr="00EE335C">
        <w:tc>
          <w:tcPr>
            <w:tcW w:w="4721" w:type="pct"/>
          </w:tcPr>
          <w:p w14:paraId="2D8C08EE" w14:textId="7251A995" w:rsidR="007703AC" w:rsidRPr="007703AC" w:rsidRDefault="007703AC" w:rsidP="00EE335C">
            <w:pPr>
              <w:ind w:firstLine="204"/>
              <w:jc w:val="center"/>
              <w:rPr>
                <w:rFonts w:eastAsia="함초롬바탕"/>
                <w:lang w:eastAsia="ko-KR"/>
              </w:rPr>
            </w:pPr>
            <m:oMathPara>
              <m:oMath>
                <m:sSub>
                  <m:sSubPr>
                    <m:ctrlPr>
                      <w:rPr>
                        <w:rFonts w:ascii="Cambria Math" w:eastAsia="함초롬바탕" w:hAnsi="Cambria Math"/>
                        <w:lang w:eastAsia="ko-KR"/>
                      </w:rPr>
                    </m:ctrlPr>
                  </m:sSubPr>
                  <m:e>
                    <m:r>
                      <w:rPr>
                        <w:rFonts w:ascii="Cambria Math" w:eastAsia="함초롬바탕" w:hAnsi="Cambria Math"/>
                        <w:lang w:eastAsia="ko-KR"/>
                      </w:rPr>
                      <m:t>m</m:t>
                    </m:r>
                  </m:e>
                  <m:sub>
                    <m:r>
                      <m:rPr>
                        <m:sty m:val="p"/>
                      </m:rPr>
                      <w:rPr>
                        <w:rFonts w:ascii="Cambria Math" w:eastAsia="함초롬바탕" w:hAnsi="Cambria Math"/>
                        <w:lang w:eastAsia="ko-KR"/>
                      </w:rPr>
                      <m:t>3</m:t>
                    </m:r>
                    <m:r>
                      <w:rPr>
                        <w:rFonts w:ascii="Cambria Math" w:eastAsia="함초롬바탕" w:hAnsi="Cambria Math"/>
                        <w:lang w:eastAsia="ko-KR"/>
                      </w:rPr>
                      <m:t>wv</m:t>
                    </m:r>
                  </m:sub>
                </m:sSub>
                <m:sSub>
                  <m:sSubPr>
                    <m:ctrlPr>
                      <w:rPr>
                        <w:rFonts w:ascii="Cambria Math" w:eastAsia="함초롬바탕" w:hAnsi="Cambria Math"/>
                        <w:lang w:eastAsia="ko-KR"/>
                      </w:rPr>
                    </m:ctrlPr>
                  </m:sSubPr>
                  <m:e>
                    <m:r>
                      <w:rPr>
                        <w:rFonts w:ascii="Cambria Math" w:eastAsia="함초롬바탕" w:hAnsi="Cambria Math"/>
                        <w:lang w:eastAsia="ko-KR"/>
                      </w:rPr>
                      <m:t>c</m:t>
                    </m:r>
                  </m:e>
                  <m:sub>
                    <m:r>
                      <w:rPr>
                        <w:rFonts w:ascii="Cambria Math" w:eastAsia="함초롬바탕" w:hAnsi="Cambria Math"/>
                        <w:lang w:eastAsia="ko-KR"/>
                      </w:rPr>
                      <m:t>ph</m:t>
                    </m:r>
                  </m:sub>
                </m:sSub>
                <m:sSub>
                  <m:sSubPr>
                    <m:ctrlPr>
                      <w:rPr>
                        <w:rFonts w:ascii="Cambria Math" w:eastAsia="함초롬바탕" w:hAnsi="Cambria Math"/>
                        <w:lang w:eastAsia="ko-KR"/>
                      </w:rPr>
                    </m:ctrlPr>
                  </m:sSubPr>
                  <m:e>
                    <m:acc>
                      <m:accPr>
                        <m:chr m:val="̇"/>
                        <m:ctrlPr>
                          <w:rPr>
                            <w:rFonts w:ascii="Cambria Math" w:eastAsia="함초롬바탕" w:hAnsi="Cambria Math"/>
                            <w:lang w:eastAsia="ko-KR"/>
                          </w:rPr>
                        </m:ctrlPr>
                      </m:accPr>
                      <m:e>
                        <m:r>
                          <w:rPr>
                            <w:rFonts w:ascii="Cambria Math" w:eastAsia="함초롬바탕" w:hAnsi="Cambria Math"/>
                            <w:lang w:eastAsia="ko-KR"/>
                          </w:rPr>
                          <m:t>T</m:t>
                        </m:r>
                      </m:e>
                    </m:acc>
                  </m:e>
                  <m:sub>
                    <m:r>
                      <w:rPr>
                        <w:rFonts w:ascii="Cambria Math" w:eastAsia="함초롬바탕" w:hAnsi="Cambria Math"/>
                        <w:lang w:eastAsia="ko-KR"/>
                      </w:rPr>
                      <m:t>out</m:t>
                    </m:r>
                  </m:sub>
                </m:sSub>
                <m:r>
                  <m:rPr>
                    <m:sty m:val="p"/>
                  </m:rPr>
                  <w:rPr>
                    <w:rFonts w:ascii="Cambria Math" w:eastAsia="함초롬바탕" w:hAnsi="Cambria Math"/>
                    <w:lang w:eastAsia="ko-KR"/>
                  </w:rPr>
                  <m:t>=</m:t>
                </m:r>
                <m:sSub>
                  <m:sSubPr>
                    <m:ctrlPr>
                      <w:rPr>
                        <w:rFonts w:ascii="Cambria Math" w:eastAsia="함초롬바탕" w:hAnsi="Cambria Math"/>
                        <w:lang w:eastAsia="ko-KR"/>
                      </w:rPr>
                    </m:ctrlPr>
                  </m:sSubPr>
                  <m:e>
                    <m:acc>
                      <m:accPr>
                        <m:chr m:val="̇"/>
                        <m:ctrlPr>
                          <w:rPr>
                            <w:rFonts w:ascii="Cambria Math" w:eastAsia="함초롬바탕" w:hAnsi="Cambria Math"/>
                            <w:lang w:eastAsia="ko-KR"/>
                          </w:rPr>
                        </m:ctrlPr>
                      </m:accPr>
                      <m:e>
                        <m:r>
                          <w:rPr>
                            <w:rFonts w:ascii="Cambria Math" w:eastAsia="함초롬바탕" w:hAnsi="Cambria Math"/>
                            <w:lang w:eastAsia="ko-KR"/>
                          </w:rPr>
                          <m:t>m</m:t>
                        </m:r>
                      </m:e>
                    </m:acc>
                  </m:e>
                  <m:sub>
                    <m:r>
                      <w:rPr>
                        <w:rFonts w:ascii="Cambria Math" w:eastAsia="함초롬바탕" w:hAnsi="Cambria Math"/>
                        <w:lang w:eastAsia="ko-KR"/>
                      </w:rPr>
                      <m:t>h</m:t>
                    </m:r>
                  </m:sub>
                </m:sSub>
                <m:sSub>
                  <m:sSubPr>
                    <m:ctrlPr>
                      <w:rPr>
                        <w:rFonts w:ascii="Cambria Math" w:eastAsia="함초롬바탕" w:hAnsi="Cambria Math"/>
                        <w:lang w:eastAsia="ko-KR"/>
                      </w:rPr>
                    </m:ctrlPr>
                  </m:sSubPr>
                  <m:e>
                    <m:r>
                      <w:rPr>
                        <w:rFonts w:ascii="Cambria Math" w:eastAsia="함초롬바탕" w:hAnsi="Cambria Math"/>
                        <w:lang w:eastAsia="ko-KR"/>
                      </w:rPr>
                      <m:t>c</m:t>
                    </m:r>
                  </m:e>
                  <m:sub>
                    <m:r>
                      <w:rPr>
                        <w:rFonts w:ascii="Cambria Math" w:eastAsia="함초롬바탕" w:hAnsi="Cambria Math"/>
                        <w:lang w:eastAsia="ko-KR"/>
                      </w:rPr>
                      <m:t>ph</m:t>
                    </m:r>
                  </m:sub>
                </m:sSub>
                <m:d>
                  <m:dPr>
                    <m:ctrlPr>
                      <w:rPr>
                        <w:rFonts w:ascii="Cambria Math" w:eastAsia="함초롬바탕" w:hAnsi="Cambria Math"/>
                        <w:lang w:eastAsia="ko-KR"/>
                      </w:rPr>
                    </m:ctrlPr>
                  </m:dPr>
                  <m:e>
                    <m:sSub>
                      <m:sSubPr>
                        <m:ctrlPr>
                          <w:rPr>
                            <w:rFonts w:ascii="Cambria Math" w:eastAsia="함초롬바탕" w:hAnsi="Cambria Math"/>
                            <w:lang w:eastAsia="ko-KR"/>
                          </w:rPr>
                        </m:ctrlPr>
                      </m:sSubPr>
                      <m:e>
                        <m:r>
                          <w:rPr>
                            <w:rFonts w:ascii="Cambria Math" w:eastAsia="함초롬바탕" w:hAnsi="Cambria Math"/>
                            <w:lang w:eastAsia="ko-KR"/>
                          </w:rPr>
                          <m:t>T</m:t>
                        </m:r>
                      </m:e>
                      <m:sub>
                        <m:r>
                          <w:rPr>
                            <w:rFonts w:ascii="Cambria Math" w:eastAsia="함초롬바탕" w:hAnsi="Cambria Math"/>
                            <w:lang w:eastAsia="ko-KR"/>
                          </w:rPr>
                          <m:t>ho</m:t>
                        </m:r>
                      </m:sub>
                    </m:sSub>
                    <m:r>
                      <m:rPr>
                        <m:sty m:val="p"/>
                      </m:rPr>
                      <w:rPr>
                        <w:rFonts w:ascii="Cambria Math" w:eastAsia="함초롬바탕" w:hAnsi="Cambria Math"/>
                        <w:lang w:eastAsia="ko-KR"/>
                      </w:rPr>
                      <m:t>-</m:t>
                    </m:r>
                    <m:sSub>
                      <m:sSubPr>
                        <m:ctrlPr>
                          <w:rPr>
                            <w:rFonts w:ascii="Cambria Math" w:eastAsia="함초롬바탕" w:hAnsi="Cambria Math"/>
                            <w:lang w:eastAsia="ko-KR"/>
                          </w:rPr>
                        </m:ctrlPr>
                      </m:sSubPr>
                      <m:e>
                        <m:r>
                          <w:rPr>
                            <w:rFonts w:ascii="Cambria Math" w:eastAsia="함초롬바탕" w:hAnsi="Cambria Math"/>
                            <w:lang w:eastAsia="ko-KR"/>
                          </w:rPr>
                          <m:t>T</m:t>
                        </m:r>
                      </m:e>
                      <m:sub>
                        <m:r>
                          <w:rPr>
                            <w:rFonts w:ascii="Cambria Math" w:eastAsia="함초롬바탕" w:hAnsi="Cambria Math"/>
                            <w:lang w:eastAsia="ko-KR"/>
                          </w:rPr>
                          <m:t>out</m:t>
                        </m:r>
                      </m:sub>
                    </m:sSub>
                  </m:e>
                </m:d>
                <m:r>
                  <m:rPr>
                    <m:sty m:val="p"/>
                  </m:rPr>
                  <w:rPr>
                    <w:rFonts w:ascii="Cambria Math" w:eastAsia="함초롬바탕" w:hAnsi="Cambria Math"/>
                    <w:lang w:eastAsia="ko-KR"/>
                  </w:rPr>
                  <m:t>+</m:t>
                </m:r>
                <m:sSub>
                  <m:sSubPr>
                    <m:ctrlPr>
                      <w:rPr>
                        <w:rFonts w:ascii="Cambria Math" w:eastAsia="함초롬바탕" w:hAnsi="Cambria Math"/>
                        <w:lang w:eastAsia="ko-KR"/>
                      </w:rPr>
                    </m:ctrlPr>
                  </m:sSubPr>
                  <m:e>
                    <m:acc>
                      <m:accPr>
                        <m:chr m:val="̇"/>
                        <m:ctrlPr>
                          <w:rPr>
                            <w:rFonts w:ascii="Cambria Math" w:eastAsia="함초롬바탕" w:hAnsi="Cambria Math"/>
                            <w:lang w:eastAsia="ko-KR"/>
                          </w:rPr>
                        </m:ctrlPr>
                      </m:accPr>
                      <m:e>
                        <m:r>
                          <w:rPr>
                            <w:rFonts w:ascii="Cambria Math" w:eastAsia="함초롬바탕" w:hAnsi="Cambria Math"/>
                            <w:lang w:eastAsia="ko-KR"/>
                          </w:rPr>
                          <m:t>m</m:t>
                        </m:r>
                      </m:e>
                    </m:acc>
                  </m:e>
                  <m:sub>
                    <m:r>
                      <w:rPr>
                        <w:rFonts w:ascii="Cambria Math" w:eastAsia="함초롬바탕" w:hAnsi="Cambria Math"/>
                        <w:lang w:eastAsia="ko-KR"/>
                      </w:rPr>
                      <m:t>hby</m:t>
                    </m:r>
                  </m:sub>
                </m:sSub>
                <m:sSub>
                  <m:sSubPr>
                    <m:ctrlPr>
                      <w:rPr>
                        <w:rFonts w:ascii="Cambria Math" w:eastAsia="함초롬바탕" w:hAnsi="Cambria Math"/>
                        <w:lang w:eastAsia="ko-KR"/>
                      </w:rPr>
                    </m:ctrlPr>
                  </m:sSubPr>
                  <m:e>
                    <m:r>
                      <w:rPr>
                        <w:rFonts w:ascii="Cambria Math" w:eastAsia="함초롬바탕" w:hAnsi="Cambria Math"/>
                        <w:lang w:eastAsia="ko-KR"/>
                      </w:rPr>
                      <m:t>c</m:t>
                    </m:r>
                  </m:e>
                  <m:sub>
                    <m:r>
                      <w:rPr>
                        <w:rFonts w:ascii="Cambria Math" w:eastAsia="함초롬바탕" w:hAnsi="Cambria Math"/>
                        <w:lang w:eastAsia="ko-KR"/>
                      </w:rPr>
                      <m:t>ph</m:t>
                    </m:r>
                  </m:sub>
                </m:sSub>
                <m:d>
                  <m:dPr>
                    <m:ctrlPr>
                      <w:rPr>
                        <w:rFonts w:ascii="Cambria Math" w:eastAsia="함초롬바탕" w:hAnsi="Cambria Math"/>
                        <w:lang w:eastAsia="ko-KR"/>
                      </w:rPr>
                    </m:ctrlPr>
                  </m:dPr>
                  <m:e>
                    <m:sSub>
                      <m:sSubPr>
                        <m:ctrlPr>
                          <w:rPr>
                            <w:rFonts w:ascii="Cambria Math" w:eastAsia="함초롬바탕" w:hAnsi="Cambria Math"/>
                            <w:lang w:eastAsia="ko-KR"/>
                          </w:rPr>
                        </m:ctrlPr>
                      </m:sSubPr>
                      <m:e>
                        <m:r>
                          <w:rPr>
                            <w:rFonts w:ascii="Cambria Math" w:eastAsia="함초롬바탕" w:hAnsi="Cambria Math"/>
                            <w:lang w:eastAsia="ko-KR"/>
                          </w:rPr>
                          <m:t>T</m:t>
                        </m:r>
                      </m:e>
                      <m:sub>
                        <m:r>
                          <w:rPr>
                            <w:rFonts w:ascii="Cambria Math" w:eastAsia="함초롬바탕" w:hAnsi="Cambria Math"/>
                            <w:lang w:eastAsia="ko-KR"/>
                          </w:rPr>
                          <m:t>hi</m:t>
                        </m:r>
                      </m:sub>
                    </m:sSub>
                    <m:r>
                      <m:rPr>
                        <m:sty m:val="p"/>
                      </m:rPr>
                      <w:rPr>
                        <w:rFonts w:ascii="Cambria Math" w:eastAsia="함초롬바탕" w:hAnsi="Cambria Math"/>
                        <w:lang w:eastAsia="ko-KR"/>
                      </w:rPr>
                      <m:t>-</m:t>
                    </m:r>
                    <m:sSub>
                      <m:sSubPr>
                        <m:ctrlPr>
                          <w:rPr>
                            <w:rFonts w:ascii="Cambria Math" w:eastAsia="함초롬바탕" w:hAnsi="Cambria Math"/>
                            <w:lang w:eastAsia="ko-KR"/>
                          </w:rPr>
                        </m:ctrlPr>
                      </m:sSubPr>
                      <m:e>
                        <m:r>
                          <w:rPr>
                            <w:rFonts w:ascii="Cambria Math" w:eastAsia="함초롬바탕" w:hAnsi="Cambria Math"/>
                            <w:lang w:eastAsia="ko-KR"/>
                          </w:rPr>
                          <m:t>T</m:t>
                        </m:r>
                      </m:e>
                      <m:sub>
                        <m:r>
                          <w:rPr>
                            <w:rFonts w:ascii="Cambria Math" w:eastAsia="함초롬바탕" w:hAnsi="Cambria Math"/>
                            <w:lang w:eastAsia="ko-KR"/>
                          </w:rPr>
                          <m:t>out</m:t>
                        </m:r>
                      </m:sub>
                    </m:sSub>
                  </m:e>
                </m:d>
              </m:oMath>
            </m:oMathPara>
          </w:p>
        </w:tc>
        <w:tc>
          <w:tcPr>
            <w:tcW w:w="279" w:type="pct"/>
            <w:vAlign w:val="center"/>
          </w:tcPr>
          <w:p w14:paraId="703F70DE" w14:textId="77777777" w:rsidR="007703AC" w:rsidRPr="007703AC" w:rsidRDefault="007703AC" w:rsidP="007703AC">
            <w:pPr>
              <w:ind w:firstLine="204"/>
              <w:rPr>
                <w:rFonts w:eastAsia="함초롬바탕"/>
                <w:lang w:eastAsia="ko-KR"/>
              </w:rPr>
            </w:pPr>
          </w:p>
        </w:tc>
      </w:tr>
      <w:tr w:rsidR="007703AC" w:rsidRPr="007703AC" w14:paraId="33686FF6" w14:textId="77777777" w:rsidTr="00EE335C">
        <w:tc>
          <w:tcPr>
            <w:tcW w:w="4721" w:type="pct"/>
          </w:tcPr>
          <w:p w14:paraId="5FCFA9BC" w14:textId="41E3A733" w:rsidR="007703AC" w:rsidRPr="007703AC" w:rsidRDefault="007703AC" w:rsidP="00EE335C">
            <w:pPr>
              <w:ind w:firstLine="204"/>
              <w:jc w:val="center"/>
              <w:rPr>
                <w:rFonts w:eastAsia="함초롬바탕"/>
                <w:lang w:eastAsia="ko-KR"/>
              </w:rPr>
            </w:pPr>
            <m:oMathPara>
              <m:oMath>
                <m:sSub>
                  <m:sSubPr>
                    <m:ctrlPr>
                      <w:rPr>
                        <w:rFonts w:ascii="Cambria Math" w:eastAsia="함초롬바탕" w:hAnsi="Cambria Math"/>
                        <w:lang w:eastAsia="ko-KR"/>
                      </w:rPr>
                    </m:ctrlPr>
                  </m:sSubPr>
                  <m:e>
                    <m:r>
                      <w:rPr>
                        <w:rFonts w:ascii="Cambria Math" w:eastAsia="함초롬바탕" w:hAnsi="Cambria Math"/>
                        <w:lang w:eastAsia="ko-KR"/>
                      </w:rPr>
                      <m:t>m</m:t>
                    </m:r>
                  </m:e>
                  <m:sub>
                    <m:r>
                      <m:rPr>
                        <m:sty m:val="p"/>
                      </m:rPr>
                      <w:rPr>
                        <w:rFonts w:ascii="Cambria Math" w:eastAsia="함초롬바탕" w:hAnsi="Cambria Math"/>
                        <w:lang w:eastAsia="ko-KR"/>
                      </w:rPr>
                      <m:t>3</m:t>
                    </m:r>
                    <m:r>
                      <w:rPr>
                        <w:rFonts w:ascii="Cambria Math" w:eastAsia="함초롬바탕" w:hAnsi="Cambria Math"/>
                        <w:lang w:eastAsia="ko-KR"/>
                      </w:rPr>
                      <m:t>wv</m:t>
                    </m:r>
                  </m:sub>
                </m:sSub>
                <m:sSub>
                  <m:sSubPr>
                    <m:ctrlPr>
                      <w:rPr>
                        <w:rFonts w:ascii="Cambria Math" w:eastAsia="함초롬바탕" w:hAnsi="Cambria Math"/>
                        <w:lang w:eastAsia="ko-KR"/>
                      </w:rPr>
                    </m:ctrlPr>
                  </m:sSubPr>
                  <m:e>
                    <m:acc>
                      <m:accPr>
                        <m:chr m:val="̇"/>
                        <m:ctrlPr>
                          <w:rPr>
                            <w:rFonts w:ascii="Cambria Math" w:eastAsia="함초롬바탕" w:hAnsi="Cambria Math"/>
                            <w:lang w:eastAsia="ko-KR"/>
                          </w:rPr>
                        </m:ctrlPr>
                      </m:accPr>
                      <m:e>
                        <m:r>
                          <w:rPr>
                            <w:rFonts w:ascii="Cambria Math" w:eastAsia="함초롬바탕" w:hAnsi="Cambria Math"/>
                            <w:lang w:eastAsia="ko-KR"/>
                          </w:rPr>
                          <m:t>T</m:t>
                        </m:r>
                      </m:e>
                    </m:acc>
                  </m:e>
                  <m:sub>
                    <m:r>
                      <w:rPr>
                        <w:rFonts w:ascii="Cambria Math" w:eastAsia="함초롬바탕" w:hAnsi="Cambria Math"/>
                        <w:lang w:eastAsia="ko-KR"/>
                      </w:rPr>
                      <m:t>out</m:t>
                    </m:r>
                  </m:sub>
                </m:sSub>
                <m:r>
                  <m:rPr>
                    <m:sty m:val="p"/>
                  </m:rPr>
                  <w:rPr>
                    <w:rFonts w:ascii="Cambria Math" w:eastAsia="함초롬바탕" w:hAnsi="Cambria Math"/>
                    <w:lang w:eastAsia="ko-KR"/>
                  </w:rPr>
                  <m:t>=-</m:t>
                </m:r>
                <m:d>
                  <m:dPr>
                    <m:ctrlPr>
                      <w:rPr>
                        <w:rFonts w:ascii="Cambria Math" w:eastAsia="함초롬바탕" w:hAnsi="Cambria Math"/>
                        <w:lang w:eastAsia="ko-KR"/>
                      </w:rPr>
                    </m:ctrlPr>
                  </m:dPr>
                  <m:e>
                    <m:sSub>
                      <m:sSubPr>
                        <m:ctrlPr>
                          <w:rPr>
                            <w:rFonts w:ascii="Cambria Math" w:eastAsia="함초롬바탕" w:hAnsi="Cambria Math"/>
                            <w:lang w:eastAsia="ko-KR"/>
                          </w:rPr>
                        </m:ctrlPr>
                      </m:sSubPr>
                      <m:e>
                        <m:r>
                          <w:rPr>
                            <w:rFonts w:ascii="Cambria Math" w:eastAsia="함초롬바탕" w:hAnsi="Cambria Math"/>
                            <w:lang w:eastAsia="ko-KR"/>
                          </w:rPr>
                          <m:t>F</m:t>
                        </m:r>
                      </m:e>
                      <m:sub>
                        <m:r>
                          <w:rPr>
                            <w:rFonts w:ascii="Cambria Math" w:eastAsia="함초롬바탕" w:hAnsi="Cambria Math"/>
                            <w:lang w:eastAsia="ko-KR"/>
                          </w:rPr>
                          <m:t>h</m:t>
                        </m:r>
                      </m:sub>
                    </m:sSub>
                    <m:r>
                      <m:rPr>
                        <m:sty m:val="p"/>
                      </m:rPr>
                      <w:rPr>
                        <w:rFonts w:ascii="Cambria Math" w:eastAsia="함초롬바탕" w:hAnsi="Cambria Math"/>
                        <w:lang w:eastAsia="ko-KR"/>
                      </w:rPr>
                      <m:t>+</m:t>
                    </m:r>
                    <m:sSub>
                      <m:sSubPr>
                        <m:ctrlPr>
                          <w:rPr>
                            <w:rFonts w:ascii="Cambria Math" w:eastAsia="함초롬바탕" w:hAnsi="Cambria Math"/>
                            <w:lang w:eastAsia="ko-KR"/>
                          </w:rPr>
                        </m:ctrlPr>
                      </m:sSubPr>
                      <m:e>
                        <m:r>
                          <w:rPr>
                            <w:rFonts w:ascii="Cambria Math" w:eastAsia="함초롬바탕" w:hAnsi="Cambria Math"/>
                            <w:lang w:eastAsia="ko-KR"/>
                          </w:rPr>
                          <m:t>F</m:t>
                        </m:r>
                      </m:e>
                      <m:sub>
                        <m:r>
                          <w:rPr>
                            <w:rFonts w:ascii="Cambria Math" w:eastAsia="함초롬바탕" w:hAnsi="Cambria Math"/>
                            <w:lang w:eastAsia="ko-KR"/>
                          </w:rPr>
                          <m:t>hby</m:t>
                        </m:r>
                      </m:sub>
                    </m:sSub>
                  </m:e>
                </m:d>
                <m:sSub>
                  <m:sSubPr>
                    <m:ctrlPr>
                      <w:rPr>
                        <w:rFonts w:ascii="Cambria Math" w:eastAsia="함초롬바탕" w:hAnsi="Cambria Math"/>
                        <w:lang w:eastAsia="ko-KR"/>
                      </w:rPr>
                    </m:ctrlPr>
                  </m:sSubPr>
                  <m:e>
                    <m:r>
                      <w:rPr>
                        <w:rFonts w:ascii="Cambria Math" w:eastAsia="함초롬바탕" w:hAnsi="Cambria Math"/>
                        <w:lang w:eastAsia="ko-KR"/>
                      </w:rPr>
                      <m:t>ρ</m:t>
                    </m:r>
                  </m:e>
                  <m:sub>
                    <m:r>
                      <w:rPr>
                        <w:rFonts w:ascii="Cambria Math" w:eastAsia="함초롬바탕" w:hAnsi="Cambria Math"/>
                        <w:lang w:eastAsia="ko-KR"/>
                      </w:rPr>
                      <m:t>h</m:t>
                    </m:r>
                  </m:sub>
                </m:sSub>
                <m:sSub>
                  <m:sSubPr>
                    <m:ctrlPr>
                      <w:rPr>
                        <w:rFonts w:ascii="Cambria Math" w:eastAsia="함초롬바탕" w:hAnsi="Cambria Math"/>
                        <w:lang w:eastAsia="ko-KR"/>
                      </w:rPr>
                    </m:ctrlPr>
                  </m:sSubPr>
                  <m:e>
                    <m:r>
                      <w:rPr>
                        <w:rFonts w:ascii="Cambria Math" w:eastAsia="함초롬바탕" w:hAnsi="Cambria Math"/>
                        <w:lang w:eastAsia="ko-KR"/>
                      </w:rPr>
                      <m:t>T</m:t>
                    </m:r>
                  </m:e>
                  <m:sub>
                    <m:r>
                      <w:rPr>
                        <w:rFonts w:ascii="Cambria Math" w:eastAsia="함초롬바탕" w:hAnsi="Cambria Math"/>
                        <w:lang w:eastAsia="ko-KR"/>
                      </w:rPr>
                      <m:t>out</m:t>
                    </m:r>
                  </m:sub>
                </m:sSub>
                <m:r>
                  <m:rPr>
                    <m:sty m:val="p"/>
                  </m:rPr>
                  <w:rPr>
                    <w:rFonts w:ascii="Cambria Math" w:eastAsia="함초롬바탕" w:hAnsi="Cambria Math"/>
                    <w:lang w:eastAsia="ko-KR"/>
                  </w:rPr>
                  <m:t>+</m:t>
                </m:r>
                <m:sSub>
                  <m:sSubPr>
                    <m:ctrlPr>
                      <w:rPr>
                        <w:rFonts w:ascii="Cambria Math" w:eastAsia="함초롬바탕" w:hAnsi="Cambria Math"/>
                        <w:lang w:eastAsia="ko-KR"/>
                      </w:rPr>
                    </m:ctrlPr>
                  </m:sSubPr>
                  <m:e>
                    <m:r>
                      <w:rPr>
                        <w:rFonts w:ascii="Cambria Math" w:eastAsia="함초롬바탕" w:hAnsi="Cambria Math"/>
                        <w:lang w:eastAsia="ko-KR"/>
                      </w:rPr>
                      <m:t>F</m:t>
                    </m:r>
                  </m:e>
                  <m:sub>
                    <m:r>
                      <w:rPr>
                        <w:rFonts w:ascii="Cambria Math" w:eastAsia="함초롬바탕" w:hAnsi="Cambria Math"/>
                        <w:lang w:eastAsia="ko-KR"/>
                      </w:rPr>
                      <m:t>h</m:t>
                    </m:r>
                  </m:sub>
                </m:sSub>
                <m:sSub>
                  <m:sSubPr>
                    <m:ctrlPr>
                      <w:rPr>
                        <w:rFonts w:ascii="Cambria Math" w:eastAsia="함초롬바탕" w:hAnsi="Cambria Math"/>
                        <w:lang w:eastAsia="ko-KR"/>
                      </w:rPr>
                    </m:ctrlPr>
                  </m:sSubPr>
                  <m:e>
                    <m:r>
                      <w:rPr>
                        <w:rFonts w:ascii="Cambria Math" w:eastAsia="함초롬바탕" w:hAnsi="Cambria Math"/>
                        <w:lang w:eastAsia="ko-KR"/>
                      </w:rPr>
                      <m:t>ρ</m:t>
                    </m:r>
                  </m:e>
                  <m:sub>
                    <m:r>
                      <w:rPr>
                        <w:rFonts w:ascii="Cambria Math" w:eastAsia="함초롬바탕" w:hAnsi="Cambria Math"/>
                        <w:lang w:eastAsia="ko-KR"/>
                      </w:rPr>
                      <m:t>h</m:t>
                    </m:r>
                  </m:sub>
                </m:sSub>
                <m:sSub>
                  <m:sSubPr>
                    <m:ctrlPr>
                      <w:rPr>
                        <w:rFonts w:ascii="Cambria Math" w:eastAsia="함초롬바탕" w:hAnsi="Cambria Math"/>
                        <w:lang w:eastAsia="ko-KR"/>
                      </w:rPr>
                    </m:ctrlPr>
                  </m:sSubPr>
                  <m:e>
                    <m:r>
                      <w:rPr>
                        <w:rFonts w:ascii="Cambria Math" w:eastAsia="함초롬바탕" w:hAnsi="Cambria Math"/>
                        <w:lang w:eastAsia="ko-KR"/>
                      </w:rPr>
                      <m:t>T</m:t>
                    </m:r>
                  </m:e>
                  <m:sub>
                    <m:r>
                      <w:rPr>
                        <w:rFonts w:ascii="Cambria Math" w:eastAsia="함초롬바탕" w:hAnsi="Cambria Math"/>
                        <w:lang w:eastAsia="ko-KR"/>
                      </w:rPr>
                      <m:t>ho</m:t>
                    </m:r>
                  </m:sub>
                </m:sSub>
                <m:r>
                  <m:rPr>
                    <m:sty m:val="p"/>
                  </m:rPr>
                  <w:rPr>
                    <w:rFonts w:ascii="Cambria Math" w:eastAsia="함초롬바탕" w:hAnsi="Cambria Math"/>
                    <w:lang w:eastAsia="ko-KR"/>
                  </w:rPr>
                  <m:t>+</m:t>
                </m:r>
                <m:sSub>
                  <m:sSubPr>
                    <m:ctrlPr>
                      <w:rPr>
                        <w:rFonts w:ascii="Cambria Math" w:eastAsia="함초롬바탕" w:hAnsi="Cambria Math"/>
                        <w:lang w:eastAsia="ko-KR"/>
                      </w:rPr>
                    </m:ctrlPr>
                  </m:sSubPr>
                  <m:e>
                    <m:r>
                      <w:rPr>
                        <w:rFonts w:ascii="Cambria Math" w:eastAsia="함초롬바탕" w:hAnsi="Cambria Math"/>
                        <w:lang w:eastAsia="ko-KR"/>
                      </w:rPr>
                      <m:t>F</m:t>
                    </m:r>
                  </m:e>
                  <m:sub>
                    <m:r>
                      <w:rPr>
                        <w:rFonts w:ascii="Cambria Math" w:eastAsia="함초롬바탕" w:hAnsi="Cambria Math"/>
                        <w:lang w:eastAsia="ko-KR"/>
                      </w:rPr>
                      <m:t>hby</m:t>
                    </m:r>
                  </m:sub>
                </m:sSub>
                <m:sSub>
                  <m:sSubPr>
                    <m:ctrlPr>
                      <w:rPr>
                        <w:rFonts w:ascii="Cambria Math" w:eastAsia="함초롬바탕" w:hAnsi="Cambria Math"/>
                        <w:lang w:eastAsia="ko-KR"/>
                      </w:rPr>
                    </m:ctrlPr>
                  </m:sSubPr>
                  <m:e>
                    <m:r>
                      <w:rPr>
                        <w:rFonts w:ascii="Cambria Math" w:eastAsia="함초롬바탕" w:hAnsi="Cambria Math"/>
                        <w:lang w:eastAsia="ko-KR"/>
                      </w:rPr>
                      <m:t>ρ</m:t>
                    </m:r>
                  </m:e>
                  <m:sub>
                    <m:r>
                      <w:rPr>
                        <w:rFonts w:ascii="Cambria Math" w:eastAsia="함초롬바탕" w:hAnsi="Cambria Math"/>
                        <w:lang w:eastAsia="ko-KR"/>
                      </w:rPr>
                      <m:t>h</m:t>
                    </m:r>
                  </m:sub>
                </m:sSub>
                <m:sSub>
                  <m:sSubPr>
                    <m:ctrlPr>
                      <w:rPr>
                        <w:rFonts w:ascii="Cambria Math" w:eastAsia="함초롬바탕" w:hAnsi="Cambria Math"/>
                        <w:lang w:eastAsia="ko-KR"/>
                      </w:rPr>
                    </m:ctrlPr>
                  </m:sSubPr>
                  <m:e>
                    <m:r>
                      <w:rPr>
                        <w:rFonts w:ascii="Cambria Math" w:eastAsia="함초롬바탕" w:hAnsi="Cambria Math"/>
                        <w:lang w:eastAsia="ko-KR"/>
                      </w:rPr>
                      <m:t>T</m:t>
                    </m:r>
                  </m:e>
                  <m:sub>
                    <m:r>
                      <w:rPr>
                        <w:rFonts w:ascii="Cambria Math" w:eastAsia="함초롬바탕" w:hAnsi="Cambria Math"/>
                        <w:lang w:eastAsia="ko-KR"/>
                      </w:rPr>
                      <m:t>hi</m:t>
                    </m:r>
                  </m:sub>
                </m:sSub>
              </m:oMath>
            </m:oMathPara>
          </w:p>
        </w:tc>
        <w:tc>
          <w:tcPr>
            <w:tcW w:w="279" w:type="pct"/>
            <w:vAlign w:val="center"/>
          </w:tcPr>
          <w:p w14:paraId="3CAF7D58" w14:textId="77777777" w:rsidR="007703AC" w:rsidRPr="007703AC" w:rsidRDefault="007703AC" w:rsidP="007703AC">
            <w:pPr>
              <w:ind w:firstLine="204"/>
              <w:rPr>
                <w:rFonts w:eastAsia="함초롬바탕"/>
                <w:lang w:eastAsia="ko-KR"/>
              </w:rPr>
            </w:pPr>
          </w:p>
        </w:tc>
      </w:tr>
      <w:tr w:rsidR="007703AC" w:rsidRPr="007703AC" w14:paraId="483249F0" w14:textId="77777777" w:rsidTr="00EE335C">
        <w:tc>
          <w:tcPr>
            <w:tcW w:w="4721" w:type="pct"/>
          </w:tcPr>
          <w:p w14:paraId="489C05C9" w14:textId="77777777" w:rsidR="007703AC" w:rsidRPr="007703AC" w:rsidRDefault="007703AC" w:rsidP="00EE335C">
            <w:pPr>
              <w:ind w:firstLine="204"/>
              <w:jc w:val="center"/>
              <w:rPr>
                <w:rFonts w:eastAsia="함초롬바탕"/>
                <w:lang w:eastAsia="ko-KR"/>
              </w:rPr>
            </w:pPr>
            <m:oMathPara>
              <m:oMath>
                <m:sSub>
                  <m:sSubPr>
                    <m:ctrlPr>
                      <w:rPr>
                        <w:rFonts w:ascii="Cambria Math" w:eastAsia="함초롬바탕" w:hAnsi="Cambria Math"/>
                        <w:lang w:eastAsia="ko-KR"/>
                      </w:rPr>
                    </m:ctrlPr>
                  </m:sSubPr>
                  <m:e>
                    <m:acc>
                      <m:accPr>
                        <m:chr m:val="̇"/>
                        <m:ctrlPr>
                          <w:rPr>
                            <w:rFonts w:ascii="Cambria Math" w:eastAsia="함초롬바탕" w:hAnsi="Cambria Math"/>
                            <w:lang w:eastAsia="ko-KR"/>
                          </w:rPr>
                        </m:ctrlPr>
                      </m:accPr>
                      <m:e>
                        <m:r>
                          <w:rPr>
                            <w:rFonts w:ascii="Cambria Math" w:eastAsia="함초롬바탕" w:hAnsi="Cambria Math"/>
                            <w:lang w:eastAsia="ko-KR"/>
                          </w:rPr>
                          <m:t>T</m:t>
                        </m:r>
                      </m:e>
                    </m:acc>
                  </m:e>
                  <m:sub>
                    <m:r>
                      <w:rPr>
                        <w:rFonts w:ascii="Cambria Math" w:eastAsia="함초롬바탕" w:hAnsi="Cambria Math"/>
                        <w:lang w:eastAsia="ko-KR"/>
                      </w:rPr>
                      <m:t>out</m:t>
                    </m:r>
                  </m:sub>
                </m:sSub>
                <m:r>
                  <m:rPr>
                    <m:sty m:val="p"/>
                  </m:rPr>
                  <w:rPr>
                    <w:rFonts w:ascii="Cambria Math" w:eastAsia="함초롬바탕" w:hAnsi="Cambria Math"/>
                    <w:lang w:eastAsia="ko-KR"/>
                  </w:rPr>
                  <m:t>=-</m:t>
                </m:r>
                <m:f>
                  <m:fPr>
                    <m:ctrlPr>
                      <w:rPr>
                        <w:rFonts w:ascii="Cambria Math" w:eastAsia="함초롬바탕" w:hAnsi="Cambria Math"/>
                        <w:lang w:eastAsia="ko-KR"/>
                      </w:rPr>
                    </m:ctrlPr>
                  </m:fPr>
                  <m:num>
                    <m:d>
                      <m:dPr>
                        <m:ctrlPr>
                          <w:rPr>
                            <w:rFonts w:ascii="Cambria Math" w:eastAsia="함초롬바탕" w:hAnsi="Cambria Math"/>
                            <w:lang w:eastAsia="ko-KR"/>
                          </w:rPr>
                        </m:ctrlPr>
                      </m:dPr>
                      <m:e>
                        <m:sSub>
                          <m:sSubPr>
                            <m:ctrlPr>
                              <w:rPr>
                                <w:rFonts w:ascii="Cambria Math" w:eastAsia="함초롬바탕" w:hAnsi="Cambria Math"/>
                                <w:lang w:eastAsia="ko-KR"/>
                              </w:rPr>
                            </m:ctrlPr>
                          </m:sSubPr>
                          <m:e>
                            <m:r>
                              <w:rPr>
                                <w:rFonts w:ascii="Cambria Math" w:eastAsia="함초롬바탕" w:hAnsi="Cambria Math"/>
                                <w:lang w:eastAsia="ko-KR"/>
                              </w:rPr>
                              <m:t>F</m:t>
                            </m:r>
                          </m:e>
                          <m:sub>
                            <m:r>
                              <w:rPr>
                                <w:rFonts w:ascii="Cambria Math" w:eastAsia="함초롬바탕" w:hAnsi="Cambria Math"/>
                                <w:lang w:eastAsia="ko-KR"/>
                              </w:rPr>
                              <m:t>h</m:t>
                            </m:r>
                          </m:sub>
                        </m:sSub>
                        <m:r>
                          <m:rPr>
                            <m:sty m:val="p"/>
                          </m:rPr>
                          <w:rPr>
                            <w:rFonts w:ascii="Cambria Math" w:eastAsia="함초롬바탕" w:hAnsi="Cambria Math"/>
                            <w:lang w:eastAsia="ko-KR"/>
                          </w:rPr>
                          <m:t>+</m:t>
                        </m:r>
                        <m:sSub>
                          <m:sSubPr>
                            <m:ctrlPr>
                              <w:rPr>
                                <w:rFonts w:ascii="Cambria Math" w:eastAsia="함초롬바탕" w:hAnsi="Cambria Math"/>
                                <w:lang w:eastAsia="ko-KR"/>
                              </w:rPr>
                            </m:ctrlPr>
                          </m:sSubPr>
                          <m:e>
                            <m:r>
                              <w:rPr>
                                <w:rFonts w:ascii="Cambria Math" w:eastAsia="함초롬바탕" w:hAnsi="Cambria Math"/>
                                <w:lang w:eastAsia="ko-KR"/>
                              </w:rPr>
                              <m:t>F</m:t>
                            </m:r>
                          </m:e>
                          <m:sub>
                            <m:r>
                              <w:rPr>
                                <w:rFonts w:ascii="Cambria Math" w:eastAsia="함초롬바탕" w:hAnsi="Cambria Math"/>
                                <w:lang w:eastAsia="ko-KR"/>
                              </w:rPr>
                              <m:t>hby</m:t>
                            </m:r>
                          </m:sub>
                        </m:sSub>
                      </m:e>
                    </m:d>
                    <m:sSub>
                      <m:sSubPr>
                        <m:ctrlPr>
                          <w:rPr>
                            <w:rFonts w:ascii="Cambria Math" w:eastAsia="함초롬바탕" w:hAnsi="Cambria Math"/>
                            <w:lang w:eastAsia="ko-KR"/>
                          </w:rPr>
                        </m:ctrlPr>
                      </m:sSubPr>
                      <m:e>
                        <m:r>
                          <w:rPr>
                            <w:rFonts w:ascii="Cambria Math" w:eastAsia="함초롬바탕" w:hAnsi="Cambria Math"/>
                            <w:lang w:eastAsia="ko-KR"/>
                          </w:rPr>
                          <m:t>ρ</m:t>
                        </m:r>
                      </m:e>
                      <m:sub>
                        <m:r>
                          <w:rPr>
                            <w:rFonts w:ascii="Cambria Math" w:eastAsia="함초롬바탕" w:hAnsi="Cambria Math"/>
                            <w:lang w:eastAsia="ko-KR"/>
                          </w:rPr>
                          <m:t>h</m:t>
                        </m:r>
                      </m:sub>
                    </m:sSub>
                  </m:num>
                  <m:den>
                    <m:sSub>
                      <m:sSubPr>
                        <m:ctrlPr>
                          <w:rPr>
                            <w:rFonts w:ascii="Cambria Math" w:eastAsia="함초롬바탕" w:hAnsi="Cambria Math"/>
                            <w:lang w:eastAsia="ko-KR"/>
                          </w:rPr>
                        </m:ctrlPr>
                      </m:sSubPr>
                      <m:e>
                        <m:r>
                          <w:rPr>
                            <w:rFonts w:ascii="Cambria Math" w:eastAsia="함초롬바탕" w:hAnsi="Cambria Math"/>
                            <w:lang w:eastAsia="ko-KR"/>
                          </w:rPr>
                          <m:t>m</m:t>
                        </m:r>
                      </m:e>
                      <m:sub>
                        <m:r>
                          <m:rPr>
                            <m:sty m:val="p"/>
                          </m:rPr>
                          <w:rPr>
                            <w:rFonts w:ascii="Cambria Math" w:eastAsia="함초롬바탕" w:hAnsi="Cambria Math"/>
                            <w:lang w:eastAsia="ko-KR"/>
                          </w:rPr>
                          <m:t>3</m:t>
                        </m:r>
                        <m:r>
                          <w:rPr>
                            <w:rFonts w:ascii="Cambria Math" w:eastAsia="함초롬바탕" w:hAnsi="Cambria Math"/>
                            <w:lang w:eastAsia="ko-KR"/>
                          </w:rPr>
                          <m:t>wv</m:t>
                        </m:r>
                      </m:sub>
                    </m:sSub>
                  </m:den>
                </m:f>
                <m:sSub>
                  <m:sSubPr>
                    <m:ctrlPr>
                      <w:rPr>
                        <w:rFonts w:ascii="Cambria Math" w:eastAsia="함초롬바탕" w:hAnsi="Cambria Math"/>
                        <w:lang w:eastAsia="ko-KR"/>
                      </w:rPr>
                    </m:ctrlPr>
                  </m:sSubPr>
                  <m:e>
                    <m:r>
                      <w:rPr>
                        <w:rFonts w:ascii="Cambria Math" w:eastAsia="함초롬바탕" w:hAnsi="Cambria Math"/>
                        <w:lang w:eastAsia="ko-KR"/>
                      </w:rPr>
                      <m:t>T</m:t>
                    </m:r>
                  </m:e>
                  <m:sub>
                    <m:r>
                      <w:rPr>
                        <w:rFonts w:ascii="Cambria Math" w:eastAsia="함초롬바탕" w:hAnsi="Cambria Math"/>
                        <w:lang w:eastAsia="ko-KR"/>
                      </w:rPr>
                      <m:t>out</m:t>
                    </m:r>
                  </m:sub>
                </m:sSub>
                <m:r>
                  <m:rPr>
                    <m:sty m:val="p"/>
                  </m:rPr>
                  <w:rPr>
                    <w:rFonts w:ascii="Cambria Math" w:eastAsia="함초롬바탕" w:hAnsi="Cambria Math"/>
                    <w:lang w:eastAsia="ko-KR"/>
                  </w:rPr>
                  <m:t>+</m:t>
                </m:r>
                <m:f>
                  <m:fPr>
                    <m:ctrlPr>
                      <w:rPr>
                        <w:rFonts w:ascii="Cambria Math" w:eastAsia="함초롬바탕" w:hAnsi="Cambria Math"/>
                        <w:lang w:eastAsia="ko-KR"/>
                      </w:rPr>
                    </m:ctrlPr>
                  </m:fPr>
                  <m:num>
                    <m:sSub>
                      <m:sSubPr>
                        <m:ctrlPr>
                          <w:rPr>
                            <w:rFonts w:ascii="Cambria Math" w:eastAsia="함초롬바탕" w:hAnsi="Cambria Math"/>
                            <w:lang w:eastAsia="ko-KR"/>
                          </w:rPr>
                        </m:ctrlPr>
                      </m:sSubPr>
                      <m:e>
                        <m:r>
                          <w:rPr>
                            <w:rFonts w:ascii="Cambria Math" w:eastAsia="함초롬바탕" w:hAnsi="Cambria Math"/>
                            <w:lang w:eastAsia="ko-KR"/>
                          </w:rPr>
                          <m:t>F</m:t>
                        </m:r>
                      </m:e>
                      <m:sub>
                        <m:r>
                          <w:rPr>
                            <w:rFonts w:ascii="Cambria Math" w:eastAsia="함초롬바탕" w:hAnsi="Cambria Math"/>
                            <w:lang w:eastAsia="ko-KR"/>
                          </w:rPr>
                          <m:t>h</m:t>
                        </m:r>
                      </m:sub>
                    </m:sSub>
                    <m:sSub>
                      <m:sSubPr>
                        <m:ctrlPr>
                          <w:rPr>
                            <w:rFonts w:ascii="Cambria Math" w:eastAsia="함초롬바탕" w:hAnsi="Cambria Math"/>
                            <w:lang w:eastAsia="ko-KR"/>
                          </w:rPr>
                        </m:ctrlPr>
                      </m:sSubPr>
                      <m:e>
                        <m:r>
                          <w:rPr>
                            <w:rFonts w:ascii="Cambria Math" w:eastAsia="함초롬바탕" w:hAnsi="Cambria Math"/>
                            <w:lang w:eastAsia="ko-KR"/>
                          </w:rPr>
                          <m:t>ρ</m:t>
                        </m:r>
                      </m:e>
                      <m:sub>
                        <m:r>
                          <w:rPr>
                            <w:rFonts w:ascii="Cambria Math" w:eastAsia="함초롬바탕" w:hAnsi="Cambria Math"/>
                            <w:lang w:eastAsia="ko-KR"/>
                          </w:rPr>
                          <m:t>h</m:t>
                        </m:r>
                      </m:sub>
                    </m:sSub>
                  </m:num>
                  <m:den>
                    <m:sSub>
                      <m:sSubPr>
                        <m:ctrlPr>
                          <w:rPr>
                            <w:rFonts w:ascii="Cambria Math" w:eastAsia="함초롬바탕" w:hAnsi="Cambria Math"/>
                            <w:lang w:eastAsia="ko-KR"/>
                          </w:rPr>
                        </m:ctrlPr>
                      </m:sSubPr>
                      <m:e>
                        <m:r>
                          <w:rPr>
                            <w:rFonts w:ascii="Cambria Math" w:eastAsia="함초롬바탕" w:hAnsi="Cambria Math"/>
                            <w:lang w:eastAsia="ko-KR"/>
                          </w:rPr>
                          <m:t>m</m:t>
                        </m:r>
                      </m:e>
                      <m:sub>
                        <m:r>
                          <m:rPr>
                            <m:sty m:val="p"/>
                          </m:rPr>
                          <w:rPr>
                            <w:rFonts w:ascii="Cambria Math" w:eastAsia="함초롬바탕" w:hAnsi="Cambria Math"/>
                            <w:lang w:eastAsia="ko-KR"/>
                          </w:rPr>
                          <m:t>3</m:t>
                        </m:r>
                        <m:r>
                          <w:rPr>
                            <w:rFonts w:ascii="Cambria Math" w:eastAsia="함초롬바탕" w:hAnsi="Cambria Math"/>
                            <w:lang w:eastAsia="ko-KR"/>
                          </w:rPr>
                          <m:t>wv</m:t>
                        </m:r>
                      </m:sub>
                    </m:sSub>
                  </m:den>
                </m:f>
                <m:sSub>
                  <m:sSubPr>
                    <m:ctrlPr>
                      <w:rPr>
                        <w:rFonts w:ascii="Cambria Math" w:eastAsia="함초롬바탕" w:hAnsi="Cambria Math"/>
                        <w:lang w:eastAsia="ko-KR"/>
                      </w:rPr>
                    </m:ctrlPr>
                  </m:sSubPr>
                  <m:e>
                    <m:r>
                      <w:rPr>
                        <w:rFonts w:ascii="Cambria Math" w:eastAsia="함초롬바탕" w:hAnsi="Cambria Math"/>
                        <w:lang w:eastAsia="ko-KR"/>
                      </w:rPr>
                      <m:t>T</m:t>
                    </m:r>
                  </m:e>
                  <m:sub>
                    <m:r>
                      <w:rPr>
                        <w:rFonts w:ascii="Cambria Math" w:eastAsia="함초롬바탕" w:hAnsi="Cambria Math"/>
                        <w:lang w:eastAsia="ko-KR"/>
                      </w:rPr>
                      <m:t>ho</m:t>
                    </m:r>
                  </m:sub>
                </m:sSub>
                <m:r>
                  <m:rPr>
                    <m:sty m:val="p"/>
                  </m:rPr>
                  <w:rPr>
                    <w:rFonts w:ascii="Cambria Math" w:eastAsia="함초롬바탕" w:hAnsi="Cambria Math"/>
                    <w:lang w:eastAsia="ko-KR"/>
                  </w:rPr>
                  <m:t>+</m:t>
                </m:r>
                <m:f>
                  <m:fPr>
                    <m:ctrlPr>
                      <w:rPr>
                        <w:rFonts w:ascii="Cambria Math" w:eastAsia="함초롬바탕" w:hAnsi="Cambria Math"/>
                        <w:lang w:eastAsia="ko-KR"/>
                      </w:rPr>
                    </m:ctrlPr>
                  </m:fPr>
                  <m:num>
                    <m:sSub>
                      <m:sSubPr>
                        <m:ctrlPr>
                          <w:rPr>
                            <w:rFonts w:ascii="Cambria Math" w:eastAsia="함초롬바탕" w:hAnsi="Cambria Math"/>
                            <w:lang w:eastAsia="ko-KR"/>
                          </w:rPr>
                        </m:ctrlPr>
                      </m:sSubPr>
                      <m:e>
                        <m:r>
                          <w:rPr>
                            <w:rFonts w:ascii="Cambria Math" w:eastAsia="함초롬바탕" w:hAnsi="Cambria Math"/>
                            <w:lang w:eastAsia="ko-KR"/>
                          </w:rPr>
                          <m:t>F</m:t>
                        </m:r>
                      </m:e>
                      <m:sub>
                        <m:r>
                          <w:rPr>
                            <w:rFonts w:ascii="Cambria Math" w:eastAsia="함초롬바탕" w:hAnsi="Cambria Math"/>
                            <w:lang w:eastAsia="ko-KR"/>
                          </w:rPr>
                          <m:t>hby</m:t>
                        </m:r>
                      </m:sub>
                    </m:sSub>
                    <m:sSub>
                      <m:sSubPr>
                        <m:ctrlPr>
                          <w:rPr>
                            <w:rFonts w:ascii="Cambria Math" w:eastAsia="함초롬바탕" w:hAnsi="Cambria Math"/>
                            <w:lang w:eastAsia="ko-KR"/>
                          </w:rPr>
                        </m:ctrlPr>
                      </m:sSubPr>
                      <m:e>
                        <m:r>
                          <w:rPr>
                            <w:rFonts w:ascii="Cambria Math" w:eastAsia="함초롬바탕" w:hAnsi="Cambria Math"/>
                            <w:lang w:eastAsia="ko-KR"/>
                          </w:rPr>
                          <m:t>ρ</m:t>
                        </m:r>
                      </m:e>
                      <m:sub>
                        <m:r>
                          <w:rPr>
                            <w:rFonts w:ascii="Cambria Math" w:eastAsia="함초롬바탕" w:hAnsi="Cambria Math"/>
                            <w:lang w:eastAsia="ko-KR"/>
                          </w:rPr>
                          <m:t>h</m:t>
                        </m:r>
                      </m:sub>
                    </m:sSub>
                  </m:num>
                  <m:den>
                    <m:sSub>
                      <m:sSubPr>
                        <m:ctrlPr>
                          <w:rPr>
                            <w:rFonts w:ascii="Cambria Math" w:eastAsia="함초롬바탕" w:hAnsi="Cambria Math"/>
                            <w:lang w:eastAsia="ko-KR"/>
                          </w:rPr>
                        </m:ctrlPr>
                      </m:sSubPr>
                      <m:e>
                        <m:r>
                          <w:rPr>
                            <w:rFonts w:ascii="Cambria Math" w:eastAsia="함초롬바탕" w:hAnsi="Cambria Math"/>
                            <w:lang w:eastAsia="ko-KR"/>
                          </w:rPr>
                          <m:t>m</m:t>
                        </m:r>
                      </m:e>
                      <m:sub>
                        <m:r>
                          <m:rPr>
                            <m:sty m:val="p"/>
                          </m:rPr>
                          <w:rPr>
                            <w:rFonts w:ascii="Cambria Math" w:eastAsia="함초롬바탕" w:hAnsi="Cambria Math"/>
                            <w:lang w:eastAsia="ko-KR"/>
                          </w:rPr>
                          <m:t>3</m:t>
                        </m:r>
                        <m:r>
                          <w:rPr>
                            <w:rFonts w:ascii="Cambria Math" w:eastAsia="함초롬바탕" w:hAnsi="Cambria Math"/>
                            <w:lang w:eastAsia="ko-KR"/>
                          </w:rPr>
                          <m:t>wv</m:t>
                        </m:r>
                      </m:sub>
                    </m:sSub>
                  </m:den>
                </m:f>
                <m:sSub>
                  <m:sSubPr>
                    <m:ctrlPr>
                      <w:rPr>
                        <w:rFonts w:ascii="Cambria Math" w:eastAsia="함초롬바탕" w:hAnsi="Cambria Math"/>
                        <w:lang w:eastAsia="ko-KR"/>
                      </w:rPr>
                    </m:ctrlPr>
                  </m:sSubPr>
                  <m:e>
                    <m:r>
                      <w:rPr>
                        <w:rFonts w:ascii="Cambria Math" w:eastAsia="함초롬바탕" w:hAnsi="Cambria Math"/>
                        <w:lang w:eastAsia="ko-KR"/>
                      </w:rPr>
                      <m:t>T</m:t>
                    </m:r>
                  </m:e>
                  <m:sub>
                    <m:r>
                      <w:rPr>
                        <w:rFonts w:ascii="Cambria Math" w:eastAsia="함초롬바탕" w:hAnsi="Cambria Math"/>
                        <w:lang w:eastAsia="ko-KR"/>
                      </w:rPr>
                      <m:t>hi</m:t>
                    </m:r>
                  </m:sub>
                </m:sSub>
              </m:oMath>
            </m:oMathPara>
          </w:p>
        </w:tc>
        <w:tc>
          <w:tcPr>
            <w:tcW w:w="279" w:type="pct"/>
            <w:vAlign w:val="center"/>
          </w:tcPr>
          <w:p w14:paraId="2496CC8F" w14:textId="77777777" w:rsidR="007703AC" w:rsidRPr="007703AC" w:rsidRDefault="007703AC" w:rsidP="007703AC">
            <w:pPr>
              <w:ind w:firstLine="204"/>
              <w:rPr>
                <w:rFonts w:eastAsia="함초롬바탕"/>
                <w:lang w:eastAsia="ko-KR"/>
              </w:rPr>
            </w:pPr>
          </w:p>
        </w:tc>
      </w:tr>
      <w:tr w:rsidR="007703AC" w:rsidRPr="007703AC" w14:paraId="62C4E897" w14:textId="77777777" w:rsidTr="00EE335C">
        <w:tc>
          <w:tcPr>
            <w:tcW w:w="4721" w:type="pct"/>
          </w:tcPr>
          <w:p w14:paraId="4C4B5AAC" w14:textId="77777777" w:rsidR="007703AC" w:rsidRPr="007703AC" w:rsidRDefault="007703AC" w:rsidP="00EE335C">
            <w:pPr>
              <w:ind w:firstLine="204"/>
              <w:jc w:val="center"/>
              <w:rPr>
                <w:rFonts w:eastAsia="함초롬바탕"/>
                <w:lang w:eastAsia="ko-KR"/>
              </w:rPr>
            </w:pPr>
            <m:oMathPara>
              <m:oMath>
                <m:sSub>
                  <m:sSubPr>
                    <m:ctrlPr>
                      <w:rPr>
                        <w:rFonts w:ascii="Cambria Math" w:eastAsia="함초롬바탕" w:hAnsi="Cambria Math"/>
                        <w:lang w:eastAsia="ko-KR"/>
                      </w:rPr>
                    </m:ctrlPr>
                  </m:sSubPr>
                  <m:e>
                    <m:acc>
                      <m:accPr>
                        <m:chr m:val="̇"/>
                        <m:ctrlPr>
                          <w:rPr>
                            <w:rFonts w:ascii="Cambria Math" w:eastAsia="함초롬바탕" w:hAnsi="Cambria Math"/>
                            <w:lang w:eastAsia="ko-KR"/>
                          </w:rPr>
                        </m:ctrlPr>
                      </m:accPr>
                      <m:e>
                        <m:r>
                          <w:rPr>
                            <w:rFonts w:ascii="Cambria Math" w:eastAsia="함초롬바탕" w:hAnsi="Cambria Math"/>
                            <w:lang w:eastAsia="ko-KR"/>
                          </w:rPr>
                          <m:t>T</m:t>
                        </m:r>
                      </m:e>
                    </m:acc>
                  </m:e>
                  <m:sub>
                    <m:r>
                      <w:rPr>
                        <w:rFonts w:ascii="Cambria Math" w:eastAsia="함초롬바탕" w:hAnsi="Cambria Math"/>
                        <w:lang w:eastAsia="ko-KR"/>
                      </w:rPr>
                      <m:t>out</m:t>
                    </m:r>
                  </m:sub>
                </m:sSub>
                <m:r>
                  <m:rPr>
                    <m:sty m:val="p"/>
                  </m:rPr>
                  <w:rPr>
                    <w:rFonts w:ascii="Cambria Math" w:eastAsia="함초롬바탕" w:hAnsi="Cambria Math"/>
                    <w:lang w:eastAsia="ko-KR"/>
                  </w:rPr>
                  <m:t>=-</m:t>
                </m:r>
                <m:f>
                  <m:fPr>
                    <m:ctrlPr>
                      <w:rPr>
                        <w:rFonts w:ascii="Cambria Math" w:eastAsia="함초롬바탕" w:hAnsi="Cambria Math"/>
                        <w:lang w:eastAsia="ko-KR"/>
                      </w:rPr>
                    </m:ctrlPr>
                  </m:fPr>
                  <m:num>
                    <m:sSub>
                      <m:sSubPr>
                        <m:ctrlPr>
                          <w:rPr>
                            <w:rFonts w:ascii="Cambria Math" w:eastAsia="함초롬바탕" w:hAnsi="Cambria Math"/>
                            <w:lang w:eastAsia="ko-KR"/>
                          </w:rPr>
                        </m:ctrlPr>
                      </m:sSubPr>
                      <m:e>
                        <m:r>
                          <w:rPr>
                            <w:rFonts w:ascii="Cambria Math" w:eastAsia="함초롬바탕" w:hAnsi="Cambria Math"/>
                            <w:lang w:eastAsia="ko-KR"/>
                          </w:rPr>
                          <m:t>F</m:t>
                        </m:r>
                      </m:e>
                      <m:sub>
                        <m:r>
                          <w:rPr>
                            <w:rFonts w:ascii="Cambria Math" w:eastAsia="함초롬바탕" w:hAnsi="Cambria Math"/>
                            <w:lang w:eastAsia="ko-KR"/>
                          </w:rPr>
                          <m:t>hin</m:t>
                        </m:r>
                      </m:sub>
                    </m:sSub>
                  </m:num>
                  <m:den>
                    <m:sSub>
                      <m:sSubPr>
                        <m:ctrlPr>
                          <w:rPr>
                            <w:rFonts w:ascii="Cambria Math" w:eastAsia="함초롬바탕" w:hAnsi="Cambria Math"/>
                            <w:lang w:eastAsia="ko-KR"/>
                          </w:rPr>
                        </m:ctrlPr>
                      </m:sSubPr>
                      <m:e>
                        <m:r>
                          <w:rPr>
                            <w:rFonts w:ascii="Cambria Math" w:eastAsia="함초롬바탕" w:hAnsi="Cambria Math"/>
                            <w:lang w:eastAsia="ko-KR"/>
                          </w:rPr>
                          <m:t>V</m:t>
                        </m:r>
                      </m:e>
                      <m:sub>
                        <m:r>
                          <m:rPr>
                            <m:sty m:val="p"/>
                          </m:rPr>
                          <w:rPr>
                            <w:rFonts w:ascii="Cambria Math" w:eastAsia="함초롬바탕" w:hAnsi="Cambria Math"/>
                            <w:lang w:eastAsia="ko-KR"/>
                          </w:rPr>
                          <m:t>3</m:t>
                        </m:r>
                        <m:r>
                          <w:rPr>
                            <w:rFonts w:ascii="Cambria Math" w:eastAsia="함초롬바탕" w:hAnsi="Cambria Math"/>
                            <w:lang w:eastAsia="ko-KR"/>
                          </w:rPr>
                          <m:t>wv</m:t>
                        </m:r>
                      </m:sub>
                    </m:sSub>
                  </m:den>
                </m:f>
                <m:sSub>
                  <m:sSubPr>
                    <m:ctrlPr>
                      <w:rPr>
                        <w:rFonts w:ascii="Cambria Math" w:eastAsia="함초롬바탕" w:hAnsi="Cambria Math"/>
                        <w:lang w:eastAsia="ko-KR"/>
                      </w:rPr>
                    </m:ctrlPr>
                  </m:sSubPr>
                  <m:e>
                    <m:r>
                      <w:rPr>
                        <w:rFonts w:ascii="Cambria Math" w:eastAsia="함초롬바탕" w:hAnsi="Cambria Math"/>
                        <w:lang w:eastAsia="ko-KR"/>
                      </w:rPr>
                      <m:t>T</m:t>
                    </m:r>
                  </m:e>
                  <m:sub>
                    <m:r>
                      <w:rPr>
                        <w:rFonts w:ascii="Cambria Math" w:eastAsia="함초롬바탕" w:hAnsi="Cambria Math"/>
                        <w:lang w:eastAsia="ko-KR"/>
                      </w:rPr>
                      <m:t>out</m:t>
                    </m:r>
                  </m:sub>
                </m:sSub>
                <m:r>
                  <m:rPr>
                    <m:sty m:val="p"/>
                  </m:rPr>
                  <w:rPr>
                    <w:rFonts w:ascii="Cambria Math" w:eastAsia="함초롬바탕" w:hAnsi="Cambria Math"/>
                    <w:lang w:eastAsia="ko-KR"/>
                  </w:rPr>
                  <m:t>+</m:t>
                </m:r>
                <m:f>
                  <m:fPr>
                    <m:ctrlPr>
                      <w:rPr>
                        <w:rFonts w:ascii="Cambria Math" w:eastAsia="함초롬바탕" w:hAnsi="Cambria Math"/>
                        <w:lang w:eastAsia="ko-KR"/>
                      </w:rPr>
                    </m:ctrlPr>
                  </m:fPr>
                  <m:num>
                    <m:sSub>
                      <m:sSubPr>
                        <m:ctrlPr>
                          <w:rPr>
                            <w:rFonts w:ascii="Cambria Math" w:eastAsia="함초롬바탕" w:hAnsi="Cambria Math"/>
                            <w:lang w:eastAsia="ko-KR"/>
                          </w:rPr>
                        </m:ctrlPr>
                      </m:sSubPr>
                      <m:e>
                        <m:r>
                          <w:rPr>
                            <w:rFonts w:ascii="Cambria Math" w:eastAsia="함초롬바탕" w:hAnsi="Cambria Math"/>
                            <w:lang w:eastAsia="ko-KR"/>
                          </w:rPr>
                          <m:t>F</m:t>
                        </m:r>
                      </m:e>
                      <m:sub>
                        <m:r>
                          <w:rPr>
                            <w:rFonts w:ascii="Cambria Math" w:eastAsia="함초롬바탕" w:hAnsi="Cambria Math"/>
                            <w:lang w:eastAsia="ko-KR"/>
                          </w:rPr>
                          <m:t>h</m:t>
                        </m:r>
                      </m:sub>
                    </m:sSub>
                  </m:num>
                  <m:den>
                    <m:sSub>
                      <m:sSubPr>
                        <m:ctrlPr>
                          <w:rPr>
                            <w:rFonts w:ascii="Cambria Math" w:eastAsia="함초롬바탕" w:hAnsi="Cambria Math"/>
                            <w:lang w:eastAsia="ko-KR"/>
                          </w:rPr>
                        </m:ctrlPr>
                      </m:sSubPr>
                      <m:e>
                        <m:r>
                          <w:rPr>
                            <w:rFonts w:ascii="Cambria Math" w:eastAsia="함초롬바탕" w:hAnsi="Cambria Math"/>
                            <w:lang w:eastAsia="ko-KR"/>
                          </w:rPr>
                          <m:t>V</m:t>
                        </m:r>
                      </m:e>
                      <m:sub>
                        <m:r>
                          <m:rPr>
                            <m:sty m:val="p"/>
                          </m:rPr>
                          <w:rPr>
                            <w:rFonts w:ascii="Cambria Math" w:eastAsia="함초롬바탕" w:hAnsi="Cambria Math"/>
                            <w:lang w:eastAsia="ko-KR"/>
                          </w:rPr>
                          <m:t>3</m:t>
                        </m:r>
                        <m:r>
                          <w:rPr>
                            <w:rFonts w:ascii="Cambria Math" w:eastAsia="함초롬바탕" w:hAnsi="Cambria Math"/>
                            <w:lang w:eastAsia="ko-KR"/>
                          </w:rPr>
                          <m:t>wv</m:t>
                        </m:r>
                      </m:sub>
                    </m:sSub>
                  </m:den>
                </m:f>
                <m:sSub>
                  <m:sSubPr>
                    <m:ctrlPr>
                      <w:rPr>
                        <w:rFonts w:ascii="Cambria Math" w:eastAsia="함초롬바탕" w:hAnsi="Cambria Math"/>
                        <w:lang w:eastAsia="ko-KR"/>
                      </w:rPr>
                    </m:ctrlPr>
                  </m:sSubPr>
                  <m:e>
                    <m:r>
                      <w:rPr>
                        <w:rFonts w:ascii="Cambria Math" w:eastAsia="함초롬바탕" w:hAnsi="Cambria Math"/>
                        <w:lang w:eastAsia="ko-KR"/>
                      </w:rPr>
                      <m:t>T</m:t>
                    </m:r>
                  </m:e>
                  <m:sub>
                    <m:r>
                      <w:rPr>
                        <w:rFonts w:ascii="Cambria Math" w:eastAsia="함초롬바탕" w:hAnsi="Cambria Math"/>
                        <w:lang w:eastAsia="ko-KR"/>
                      </w:rPr>
                      <m:t>ho</m:t>
                    </m:r>
                  </m:sub>
                </m:sSub>
                <m:r>
                  <m:rPr>
                    <m:sty m:val="p"/>
                  </m:rPr>
                  <w:rPr>
                    <w:rFonts w:ascii="Cambria Math" w:eastAsia="함초롬바탕" w:hAnsi="Cambria Math"/>
                    <w:lang w:eastAsia="ko-KR"/>
                  </w:rPr>
                  <m:t>+</m:t>
                </m:r>
                <m:f>
                  <m:fPr>
                    <m:ctrlPr>
                      <w:rPr>
                        <w:rFonts w:ascii="Cambria Math" w:eastAsia="함초롬바탕" w:hAnsi="Cambria Math"/>
                        <w:lang w:eastAsia="ko-KR"/>
                      </w:rPr>
                    </m:ctrlPr>
                  </m:fPr>
                  <m:num>
                    <m:sSub>
                      <m:sSubPr>
                        <m:ctrlPr>
                          <w:rPr>
                            <w:rFonts w:ascii="Cambria Math" w:eastAsia="함초롬바탕" w:hAnsi="Cambria Math"/>
                            <w:lang w:eastAsia="ko-KR"/>
                          </w:rPr>
                        </m:ctrlPr>
                      </m:sSubPr>
                      <m:e>
                        <m:r>
                          <w:rPr>
                            <w:rFonts w:ascii="Cambria Math" w:eastAsia="함초롬바탕" w:hAnsi="Cambria Math"/>
                            <w:lang w:eastAsia="ko-KR"/>
                          </w:rPr>
                          <m:t>F</m:t>
                        </m:r>
                      </m:e>
                      <m:sub>
                        <m:r>
                          <w:rPr>
                            <w:rFonts w:ascii="Cambria Math" w:eastAsia="함초롬바탕" w:hAnsi="Cambria Math"/>
                            <w:lang w:eastAsia="ko-KR"/>
                          </w:rPr>
                          <m:t>hby</m:t>
                        </m:r>
                      </m:sub>
                    </m:sSub>
                  </m:num>
                  <m:den>
                    <m:sSub>
                      <m:sSubPr>
                        <m:ctrlPr>
                          <w:rPr>
                            <w:rFonts w:ascii="Cambria Math" w:eastAsia="함초롬바탕" w:hAnsi="Cambria Math"/>
                            <w:lang w:eastAsia="ko-KR"/>
                          </w:rPr>
                        </m:ctrlPr>
                      </m:sSubPr>
                      <m:e>
                        <m:r>
                          <w:rPr>
                            <w:rFonts w:ascii="Cambria Math" w:eastAsia="함초롬바탕" w:hAnsi="Cambria Math"/>
                            <w:lang w:eastAsia="ko-KR"/>
                          </w:rPr>
                          <m:t>V</m:t>
                        </m:r>
                      </m:e>
                      <m:sub>
                        <m:r>
                          <m:rPr>
                            <m:sty m:val="p"/>
                          </m:rPr>
                          <w:rPr>
                            <w:rFonts w:ascii="Cambria Math" w:eastAsia="함초롬바탕" w:hAnsi="Cambria Math"/>
                            <w:lang w:eastAsia="ko-KR"/>
                          </w:rPr>
                          <m:t>3</m:t>
                        </m:r>
                        <m:r>
                          <w:rPr>
                            <w:rFonts w:ascii="Cambria Math" w:eastAsia="함초롬바탕" w:hAnsi="Cambria Math"/>
                            <w:lang w:eastAsia="ko-KR"/>
                          </w:rPr>
                          <m:t>wv</m:t>
                        </m:r>
                      </m:sub>
                    </m:sSub>
                  </m:den>
                </m:f>
                <m:sSub>
                  <m:sSubPr>
                    <m:ctrlPr>
                      <w:rPr>
                        <w:rFonts w:ascii="Cambria Math" w:eastAsia="함초롬바탕" w:hAnsi="Cambria Math"/>
                        <w:lang w:eastAsia="ko-KR"/>
                      </w:rPr>
                    </m:ctrlPr>
                  </m:sSubPr>
                  <m:e>
                    <m:r>
                      <w:rPr>
                        <w:rFonts w:ascii="Cambria Math" w:eastAsia="함초롬바탕" w:hAnsi="Cambria Math"/>
                        <w:lang w:eastAsia="ko-KR"/>
                      </w:rPr>
                      <m:t>T</m:t>
                    </m:r>
                  </m:e>
                  <m:sub>
                    <m:r>
                      <w:rPr>
                        <w:rFonts w:ascii="Cambria Math" w:eastAsia="함초롬바탕" w:hAnsi="Cambria Math"/>
                        <w:lang w:eastAsia="ko-KR"/>
                      </w:rPr>
                      <m:t>hi</m:t>
                    </m:r>
                  </m:sub>
                </m:sSub>
              </m:oMath>
            </m:oMathPara>
          </w:p>
        </w:tc>
        <w:tc>
          <w:tcPr>
            <w:tcW w:w="279" w:type="pct"/>
            <w:vAlign w:val="center"/>
          </w:tcPr>
          <w:p w14:paraId="01E25433" w14:textId="77777777" w:rsidR="007703AC" w:rsidRPr="007703AC" w:rsidRDefault="007703AC" w:rsidP="007703AC">
            <w:pPr>
              <w:ind w:firstLine="204"/>
              <w:rPr>
                <w:rFonts w:eastAsia="함초롬바탕"/>
                <w:lang w:eastAsia="ko-KR"/>
              </w:rPr>
            </w:pPr>
            <w:r w:rsidRPr="007703AC">
              <w:rPr>
                <w:rFonts w:eastAsia="함초롬바탕"/>
                <w:lang w:eastAsia="ko-KR"/>
              </w:rPr>
              <w:t>(4)</w:t>
            </w:r>
          </w:p>
        </w:tc>
      </w:tr>
    </w:tbl>
    <w:p w14:paraId="371BCE50" w14:textId="77777777" w:rsidR="007703AC" w:rsidRPr="003F24E7" w:rsidRDefault="007703AC" w:rsidP="007703AC">
      <w:pPr>
        <w:ind w:firstLine="204"/>
        <w:rPr>
          <w:rFonts w:eastAsia="함초롬바탕"/>
          <w:lang w:eastAsia="ko-KR"/>
        </w:rPr>
      </w:pPr>
      <w:r w:rsidRPr="003F24E7">
        <w:rPr>
          <w:rFonts w:eastAsia="함초롬바탕" w:hint="eastAsia"/>
          <w:lang w:eastAsia="ko-KR"/>
        </w:rPr>
        <w:t>W</w:t>
      </w:r>
      <w:r w:rsidRPr="003F24E7">
        <w:rPr>
          <w:rFonts w:eastAsia="함초롬바탕"/>
          <w:lang w:eastAsia="ko-KR"/>
        </w:rPr>
        <w:t xml:space="preserve">here </w:t>
      </w:r>
      <m:oMath>
        <m:sSub>
          <m:sSubPr>
            <m:ctrlPr>
              <w:rPr>
                <w:rFonts w:ascii="Cambria Math" w:eastAsia="함초롬바탕" w:hAnsi="Cambria Math"/>
                <w:lang w:eastAsia="ko-KR"/>
              </w:rPr>
            </m:ctrlPr>
          </m:sSubPr>
          <m:e>
            <m:r>
              <w:rPr>
                <w:rFonts w:ascii="Cambria Math" w:eastAsia="함초롬바탕" w:hAnsi="Cambria Math"/>
                <w:lang w:eastAsia="ko-KR"/>
              </w:rPr>
              <m:t>c</m:t>
            </m:r>
          </m:e>
          <m:sub>
            <m:r>
              <w:rPr>
                <w:rFonts w:ascii="Cambria Math" w:eastAsia="함초롬바탕" w:hAnsi="Cambria Math"/>
                <w:lang w:eastAsia="ko-KR"/>
              </w:rPr>
              <m:t>ph</m:t>
            </m:r>
          </m:sub>
        </m:sSub>
      </m:oMath>
      <w:r w:rsidRPr="003F24E7">
        <w:rPr>
          <w:rFonts w:eastAsia="함초롬바탕" w:hint="eastAsia"/>
          <w:lang w:eastAsia="ko-KR"/>
        </w:rPr>
        <w:t xml:space="preserve"> </w:t>
      </w:r>
      <w:r w:rsidRPr="003F24E7">
        <w:rPr>
          <w:rFonts w:eastAsia="함초롬바탕"/>
          <w:lang w:eastAsia="ko-KR"/>
        </w:rPr>
        <w:t xml:space="preserve">is FW specific heat, </w:t>
      </w:r>
      <m:oMath>
        <m:sSub>
          <m:sSubPr>
            <m:ctrlPr>
              <w:rPr>
                <w:rFonts w:ascii="Cambria Math" w:eastAsia="함초롬바탕" w:hAnsi="Cambria Math"/>
                <w:lang w:eastAsia="ko-KR"/>
              </w:rPr>
            </m:ctrlPr>
          </m:sSubPr>
          <m:e>
            <m:r>
              <w:rPr>
                <w:rFonts w:ascii="Cambria Math" w:eastAsia="함초롬바탕" w:hAnsi="Cambria Math"/>
                <w:lang w:eastAsia="ko-KR"/>
              </w:rPr>
              <m:t>ρ</m:t>
            </m:r>
          </m:e>
          <m:sub>
            <m:r>
              <w:rPr>
                <w:rFonts w:ascii="Cambria Math" w:eastAsia="함초롬바탕" w:hAnsi="Cambria Math"/>
                <w:lang w:eastAsia="ko-KR"/>
              </w:rPr>
              <m:t>h</m:t>
            </m:r>
          </m:sub>
        </m:sSub>
      </m:oMath>
      <w:r w:rsidRPr="003F24E7">
        <w:rPr>
          <w:rFonts w:eastAsia="함초롬바탕" w:hint="eastAsia"/>
          <w:lang w:eastAsia="ko-KR"/>
        </w:rPr>
        <w:t xml:space="preserve"> </w:t>
      </w:r>
      <w:r w:rsidRPr="003F24E7">
        <w:rPr>
          <w:rFonts w:eastAsia="함초롬바탕"/>
          <w:lang w:eastAsia="ko-KR"/>
        </w:rPr>
        <w:t xml:space="preserve">is FW density, and </w:t>
      </w:r>
      <m:oMath>
        <m:sSub>
          <m:sSubPr>
            <m:ctrlPr>
              <w:rPr>
                <w:rFonts w:ascii="Cambria Math" w:eastAsia="함초롬바탕" w:hAnsi="Cambria Math"/>
                <w:lang w:eastAsia="ko-KR"/>
              </w:rPr>
            </m:ctrlPr>
          </m:sSubPr>
          <m:e>
            <m:r>
              <w:rPr>
                <w:rFonts w:ascii="Cambria Math" w:eastAsia="함초롬바탕" w:hAnsi="Cambria Math"/>
                <w:lang w:eastAsia="ko-KR"/>
              </w:rPr>
              <m:t>m</m:t>
            </m:r>
          </m:e>
          <m:sub>
            <m:r>
              <m:rPr>
                <m:sty m:val="p"/>
              </m:rPr>
              <w:rPr>
                <w:rFonts w:ascii="Cambria Math" w:eastAsia="함초롬바탕" w:hAnsi="Cambria Math"/>
                <w:lang w:eastAsia="ko-KR"/>
              </w:rPr>
              <m:t>3</m:t>
            </m:r>
            <m:r>
              <w:rPr>
                <w:rFonts w:ascii="Cambria Math" w:eastAsia="함초롬바탕" w:hAnsi="Cambria Math"/>
                <w:lang w:eastAsia="ko-KR"/>
              </w:rPr>
              <m:t>wv</m:t>
            </m:r>
          </m:sub>
        </m:sSub>
      </m:oMath>
      <w:r w:rsidRPr="003F24E7">
        <w:rPr>
          <w:rFonts w:eastAsia="함초롬바탕" w:hint="eastAsia"/>
          <w:lang w:eastAsia="ko-KR"/>
        </w:rPr>
        <w:t xml:space="preserve"> </w:t>
      </w:r>
      <w:r w:rsidRPr="003F24E7">
        <w:rPr>
          <w:rFonts w:eastAsia="함초롬바탕"/>
          <w:lang w:eastAsia="ko-KR"/>
        </w:rPr>
        <w:t>is FW volume in the 3-way valve.</w:t>
      </w:r>
    </w:p>
    <w:p w14:paraId="40C69B4B" w14:textId="77777777" w:rsidR="007703AC" w:rsidRDefault="007703AC" w:rsidP="007703AC">
      <w:pPr>
        <w:pStyle w:val="MDPI31text"/>
        <w:rPr>
          <w:rFonts w:ascii="함초롬바탕" w:eastAsia="함초롬바탕" w:hAnsi="함초롬바탕" w:cs="함초롬바탕"/>
          <w:lang w:eastAsia="ko-KR"/>
        </w:rPr>
      </w:pPr>
    </w:p>
    <w:p w14:paraId="1E4069FC" w14:textId="77777777" w:rsidR="007703AC" w:rsidRPr="002243C7" w:rsidRDefault="007703AC" w:rsidP="002243C7">
      <w:pPr>
        <w:pStyle w:val="SubsectionHeading"/>
      </w:pPr>
      <w:r w:rsidRPr="002243C7">
        <w:rPr>
          <w:rFonts w:hint="eastAsia"/>
        </w:rPr>
        <w:t>3</w:t>
      </w:r>
      <w:r w:rsidRPr="002243C7">
        <w:t>.1.3 Mathematical Modeling of the Heat Exchanger</w:t>
      </w:r>
    </w:p>
    <w:p w14:paraId="282EA4F1" w14:textId="77777777" w:rsidR="007703AC" w:rsidRPr="007703AC" w:rsidRDefault="007703AC" w:rsidP="007703AC">
      <w:pPr>
        <w:ind w:firstLine="204"/>
        <w:rPr>
          <w:rFonts w:eastAsia="함초롬바탕"/>
          <w:lang w:eastAsia="ko-KR"/>
        </w:rPr>
      </w:pPr>
      <w:r w:rsidRPr="007703AC">
        <w:rPr>
          <w:rFonts w:eastAsia="함초롬바탕"/>
          <w:lang w:eastAsia="ko-KR"/>
        </w:rPr>
        <w:t>The</w:t>
      </w:r>
      <w:r w:rsidRPr="00065DB7">
        <w:rPr>
          <w:rFonts w:eastAsia="함초롬바탕"/>
          <w:lang w:eastAsia="ko-KR"/>
        </w:rPr>
        <w:t xml:space="preserve"> </w:t>
      </w:r>
      <w:r w:rsidRPr="007703AC">
        <w:rPr>
          <w:rFonts w:eastAsia="함초롬바탕"/>
          <w:lang w:eastAsia="ko-KR"/>
        </w:rPr>
        <w:t>temperature change rate of SW and FW passing through the HEX can be expressed as equations (5) and (6).</w:t>
      </w:r>
      <w:sdt>
        <w:sdtPr>
          <w:rPr>
            <w:rFonts w:eastAsia="함초롬바탕"/>
            <w:lang w:eastAsia="ko-KR"/>
          </w:rPr>
          <w:alias w:val="Citation"/>
          <w:tag w:val="{&quot;referencesIds&quot;:[&quot;doc:62ce99df8f08d67b8fb39f7b&quot;,&quot;doc:626945f38f080a4e49f6733a&quot;,&quot;doc:62d0b59a8f08c7df0370b040&quot;,&quot;doc:626945cc8f08ad510f9fd73d&quot;],&quot;referencesOptions&quot;:{&quot;doc:62ce99df8f08d67b8fb39f7b&quot;:{&quot;author&quot;:true,&quot;year&quot;:true,&quot;pageReplace&quot;:&quot;&quot;,&quot;prefix&quot;:&quot;&quot;,&quot;suffix&quot;:&quot;&quot;},&quot;doc:626945f38f080a4e49f6733a&quot;:{&quot;author&quot;:true,&quot;year&quot;:true,&quot;pageReplace&quot;:&quot;&quot;,&quot;prefix&quot;:&quot;&quot;,&quot;suffix&quot;:&quot;&quot;},&quot;doc:62d0b59a8f08c7df0370b040&quot;:{&quot;author&quot;:true,&quot;year&quot;:true,&quot;pageReplace&quot;:&quot;&quot;,&quot;prefix&quot;:&quot;&quot;,&quot;suffix&quot;:&quot;&quot;},&quot;doc:626945cc8f08ad510f9fd73d&quot;:{&quot;author&quot;:true,&quot;year&quot;:true,&quot;pageReplace&quot;:&quot;&quot;,&quot;prefix&quot;:&quot;&quot;,&quot;suffix&quot;:&quot;&quot;}},&quot;hasBrokenReferences&quot;:false,&quot;hasManualEdits&quot;:false,&quot;citationType&quot;:&quot;inline&quot;,&quot;id&quot;:-1606334648,&quot;citationText&quot;:&quot;&lt;span style=\&quot;font-family:Palatino Linotype;font-size:13.333333333333332px;color:#000000\&quot;&gt;[28-31]&lt;/span&gt;&quot;}"/>
          <w:id w:val="-1606334648"/>
          <w:placeholder>
            <w:docPart w:val="BCB6E009E06D4B75A0BD96091A269359"/>
          </w:placeholder>
        </w:sdtPr>
        <w:sdtContent>
          <w:r w:rsidRPr="007703AC">
            <w:rPr>
              <w:rFonts w:eastAsia="함초롬바탕"/>
              <w:lang w:eastAsia="ko-KR"/>
            </w:rPr>
            <w:t>[28-31]</w:t>
          </w:r>
        </w:sdtContent>
      </w:sdt>
    </w:p>
    <w:tbl>
      <w:tblPr>
        <w:tblW w:w="5000" w:type="pct"/>
        <w:tblCellMar>
          <w:left w:w="0" w:type="dxa"/>
          <w:right w:w="0" w:type="dxa"/>
        </w:tblCellMar>
        <w:tblLook w:val="04A0" w:firstRow="1" w:lastRow="0" w:firstColumn="1" w:lastColumn="0" w:noHBand="0" w:noVBand="1"/>
      </w:tblPr>
      <w:tblGrid>
        <w:gridCol w:w="7402"/>
        <w:gridCol w:w="904"/>
      </w:tblGrid>
      <w:tr w:rsidR="007703AC" w:rsidRPr="007703AC" w14:paraId="72663FD8" w14:textId="77777777" w:rsidTr="00EE335C">
        <w:tc>
          <w:tcPr>
            <w:tcW w:w="4456" w:type="pct"/>
          </w:tcPr>
          <w:p w14:paraId="207A7477" w14:textId="77777777" w:rsidR="007703AC" w:rsidRPr="007703AC" w:rsidRDefault="007703AC" w:rsidP="00EE335C">
            <w:pPr>
              <w:ind w:firstLine="204"/>
              <w:rPr>
                <w:rFonts w:eastAsia="함초롬바탕"/>
                <w:lang w:eastAsia="ko-KR"/>
              </w:rPr>
            </w:pPr>
            <m:oMathPara>
              <m:oMath>
                <m:sSub>
                  <m:sSubPr>
                    <m:ctrlPr>
                      <w:rPr>
                        <w:rFonts w:ascii="Cambria Math" w:eastAsia="함초롬바탕" w:hAnsi="Cambria Math"/>
                        <w:lang w:eastAsia="ko-KR"/>
                      </w:rPr>
                    </m:ctrlPr>
                  </m:sSubPr>
                  <m:e>
                    <m:acc>
                      <m:accPr>
                        <m:chr m:val="̇"/>
                        <m:ctrlPr>
                          <w:rPr>
                            <w:rFonts w:ascii="Cambria Math" w:eastAsia="함초롬바탕" w:hAnsi="Cambria Math"/>
                            <w:lang w:eastAsia="ko-KR"/>
                          </w:rPr>
                        </m:ctrlPr>
                      </m:accPr>
                      <m:e>
                        <m:r>
                          <w:rPr>
                            <w:rFonts w:ascii="Cambria Math" w:eastAsia="함초롬바탕" w:hAnsi="Cambria Math"/>
                            <w:lang w:eastAsia="ko-KR"/>
                          </w:rPr>
                          <m:t>T</m:t>
                        </m:r>
                      </m:e>
                    </m:acc>
                  </m:e>
                  <m:sub>
                    <m:r>
                      <w:rPr>
                        <w:rFonts w:ascii="Cambria Math" w:eastAsia="함초롬바탕" w:hAnsi="Cambria Math"/>
                        <w:lang w:eastAsia="ko-KR"/>
                      </w:rPr>
                      <m:t>ho</m:t>
                    </m:r>
                  </m:sub>
                </m:sSub>
                <m:r>
                  <m:rPr>
                    <m:sty m:val="p"/>
                  </m:rPr>
                  <w:rPr>
                    <w:rFonts w:ascii="Cambria Math" w:eastAsia="함초롬바탕" w:hAnsi="Cambria Math"/>
                    <w:lang w:eastAsia="ko-KR"/>
                  </w:rPr>
                  <m:t>=</m:t>
                </m:r>
                <m:f>
                  <m:fPr>
                    <m:ctrlPr>
                      <w:rPr>
                        <w:rFonts w:ascii="Cambria Math" w:eastAsia="함초롬바탕" w:hAnsi="Cambria Math"/>
                        <w:lang w:eastAsia="ko-KR"/>
                      </w:rPr>
                    </m:ctrlPr>
                  </m:fPr>
                  <m:num>
                    <m:sSub>
                      <m:sSubPr>
                        <m:ctrlPr>
                          <w:rPr>
                            <w:rFonts w:ascii="Cambria Math" w:eastAsia="함초롬바탕" w:hAnsi="Cambria Math"/>
                            <w:lang w:eastAsia="ko-KR"/>
                          </w:rPr>
                        </m:ctrlPr>
                      </m:sSubPr>
                      <m:e>
                        <m:r>
                          <w:rPr>
                            <w:rFonts w:ascii="Cambria Math" w:eastAsia="함초롬바탕" w:hAnsi="Cambria Math"/>
                            <w:lang w:eastAsia="ko-KR"/>
                          </w:rPr>
                          <m:t>F</m:t>
                        </m:r>
                      </m:e>
                      <m:sub>
                        <m:r>
                          <w:rPr>
                            <w:rFonts w:ascii="Cambria Math" w:eastAsia="함초롬바탕" w:hAnsi="Cambria Math"/>
                            <w:lang w:eastAsia="ko-KR"/>
                          </w:rPr>
                          <m:t>h</m:t>
                        </m:r>
                      </m:sub>
                    </m:sSub>
                  </m:num>
                  <m:den>
                    <m:sSub>
                      <m:sSubPr>
                        <m:ctrlPr>
                          <w:rPr>
                            <w:rFonts w:ascii="Cambria Math" w:eastAsia="함초롬바탕" w:hAnsi="Cambria Math"/>
                            <w:lang w:eastAsia="ko-KR"/>
                          </w:rPr>
                        </m:ctrlPr>
                      </m:sSubPr>
                      <m:e>
                        <m:r>
                          <w:rPr>
                            <w:rFonts w:ascii="Cambria Math" w:eastAsia="함초롬바탕" w:hAnsi="Cambria Math"/>
                            <w:lang w:eastAsia="ko-KR"/>
                          </w:rPr>
                          <m:t>V</m:t>
                        </m:r>
                      </m:e>
                      <m:sub>
                        <m:r>
                          <w:rPr>
                            <w:rFonts w:ascii="Cambria Math" w:eastAsia="함초롬바탕" w:hAnsi="Cambria Math"/>
                            <w:lang w:eastAsia="ko-KR"/>
                          </w:rPr>
                          <m:t>h</m:t>
                        </m:r>
                      </m:sub>
                    </m:sSub>
                  </m:den>
                </m:f>
                <m:d>
                  <m:dPr>
                    <m:ctrlPr>
                      <w:rPr>
                        <w:rFonts w:ascii="Cambria Math" w:eastAsia="함초롬바탕" w:hAnsi="Cambria Math"/>
                        <w:lang w:eastAsia="ko-KR"/>
                      </w:rPr>
                    </m:ctrlPr>
                  </m:dPr>
                  <m:e>
                    <m:sSub>
                      <m:sSubPr>
                        <m:ctrlPr>
                          <w:rPr>
                            <w:rFonts w:ascii="Cambria Math" w:eastAsia="함초롬바탕" w:hAnsi="Cambria Math"/>
                            <w:lang w:eastAsia="ko-KR"/>
                          </w:rPr>
                        </m:ctrlPr>
                      </m:sSubPr>
                      <m:e>
                        <m:r>
                          <w:rPr>
                            <w:rFonts w:ascii="Cambria Math" w:eastAsia="함초롬바탕" w:hAnsi="Cambria Math"/>
                            <w:lang w:eastAsia="ko-KR"/>
                          </w:rPr>
                          <m:t>T</m:t>
                        </m:r>
                      </m:e>
                      <m:sub>
                        <m:r>
                          <w:rPr>
                            <w:rFonts w:ascii="Cambria Math" w:eastAsia="함초롬바탕" w:hAnsi="Cambria Math"/>
                            <w:lang w:eastAsia="ko-KR"/>
                          </w:rPr>
                          <m:t>hi</m:t>
                        </m:r>
                      </m:sub>
                    </m:sSub>
                    <m:r>
                      <m:rPr>
                        <m:sty m:val="p"/>
                      </m:rPr>
                      <w:rPr>
                        <w:rFonts w:ascii="Cambria Math" w:eastAsia="함초롬바탕" w:hAnsi="Cambria Math"/>
                        <w:lang w:eastAsia="ko-KR"/>
                      </w:rPr>
                      <m:t>-</m:t>
                    </m:r>
                    <m:sSub>
                      <m:sSubPr>
                        <m:ctrlPr>
                          <w:rPr>
                            <w:rFonts w:ascii="Cambria Math" w:eastAsia="함초롬바탕" w:hAnsi="Cambria Math"/>
                            <w:lang w:eastAsia="ko-KR"/>
                          </w:rPr>
                        </m:ctrlPr>
                      </m:sSubPr>
                      <m:e>
                        <m:r>
                          <w:rPr>
                            <w:rFonts w:ascii="Cambria Math" w:eastAsia="함초롬바탕" w:hAnsi="Cambria Math"/>
                            <w:lang w:eastAsia="ko-KR"/>
                          </w:rPr>
                          <m:t>T</m:t>
                        </m:r>
                      </m:e>
                      <m:sub>
                        <m:r>
                          <w:rPr>
                            <w:rFonts w:ascii="Cambria Math" w:eastAsia="함초롬바탕" w:hAnsi="Cambria Math"/>
                            <w:lang w:eastAsia="ko-KR"/>
                          </w:rPr>
                          <m:t>ho</m:t>
                        </m:r>
                      </m:sub>
                    </m:sSub>
                  </m:e>
                </m:d>
                <m:r>
                  <m:rPr>
                    <m:sty m:val="p"/>
                  </m:rPr>
                  <w:rPr>
                    <w:rFonts w:ascii="Cambria Math" w:eastAsia="함초롬바탕" w:hAnsi="Cambria Math"/>
                    <w:lang w:eastAsia="ko-KR"/>
                  </w:rPr>
                  <m:t>-</m:t>
                </m:r>
                <m:f>
                  <m:fPr>
                    <m:ctrlPr>
                      <w:rPr>
                        <w:rFonts w:ascii="Cambria Math" w:eastAsia="함초롬바탕" w:hAnsi="Cambria Math"/>
                        <w:lang w:eastAsia="ko-KR"/>
                      </w:rPr>
                    </m:ctrlPr>
                  </m:fPr>
                  <m:num>
                    <m:r>
                      <w:rPr>
                        <w:rFonts w:ascii="Cambria Math" w:eastAsia="함초롬바탕" w:hAnsi="Cambria Math"/>
                        <w:lang w:eastAsia="ko-KR"/>
                      </w:rPr>
                      <m:t>UA</m:t>
                    </m:r>
                  </m:num>
                  <m:den>
                    <m:sSub>
                      <m:sSubPr>
                        <m:ctrlPr>
                          <w:rPr>
                            <w:rFonts w:ascii="Cambria Math" w:eastAsia="함초롬바탕" w:hAnsi="Cambria Math"/>
                            <w:lang w:eastAsia="ko-KR"/>
                          </w:rPr>
                        </m:ctrlPr>
                      </m:sSubPr>
                      <m:e>
                        <m:r>
                          <w:rPr>
                            <w:rFonts w:ascii="Cambria Math" w:eastAsia="함초롬바탕" w:hAnsi="Cambria Math"/>
                            <w:lang w:eastAsia="ko-KR"/>
                          </w:rPr>
                          <m:t>V</m:t>
                        </m:r>
                      </m:e>
                      <m:sub>
                        <m:r>
                          <w:rPr>
                            <w:rFonts w:ascii="Cambria Math" w:eastAsia="함초롬바탕" w:hAnsi="Cambria Math"/>
                            <w:lang w:eastAsia="ko-KR"/>
                          </w:rPr>
                          <m:t>h</m:t>
                        </m:r>
                      </m:sub>
                    </m:sSub>
                    <m:sSub>
                      <m:sSubPr>
                        <m:ctrlPr>
                          <w:rPr>
                            <w:rFonts w:ascii="Cambria Math" w:eastAsia="함초롬바탕" w:hAnsi="Cambria Math"/>
                            <w:lang w:eastAsia="ko-KR"/>
                          </w:rPr>
                        </m:ctrlPr>
                      </m:sSubPr>
                      <m:e>
                        <m:r>
                          <w:rPr>
                            <w:rFonts w:ascii="Cambria Math" w:eastAsia="함초롬바탕" w:hAnsi="Cambria Math"/>
                            <w:lang w:eastAsia="ko-KR"/>
                          </w:rPr>
                          <m:t>ρ</m:t>
                        </m:r>
                      </m:e>
                      <m:sub>
                        <m:r>
                          <w:rPr>
                            <w:rFonts w:ascii="Cambria Math" w:eastAsia="함초롬바탕" w:hAnsi="Cambria Math"/>
                            <w:lang w:eastAsia="ko-KR"/>
                          </w:rPr>
                          <m:t>h</m:t>
                        </m:r>
                      </m:sub>
                    </m:sSub>
                    <m:sSub>
                      <m:sSubPr>
                        <m:ctrlPr>
                          <w:rPr>
                            <w:rFonts w:ascii="Cambria Math" w:eastAsia="함초롬바탕" w:hAnsi="Cambria Math"/>
                            <w:lang w:eastAsia="ko-KR"/>
                          </w:rPr>
                        </m:ctrlPr>
                      </m:sSubPr>
                      <m:e>
                        <m:r>
                          <w:rPr>
                            <w:rFonts w:ascii="Cambria Math" w:eastAsia="함초롬바탕" w:hAnsi="Cambria Math"/>
                            <w:lang w:eastAsia="ko-KR"/>
                          </w:rPr>
                          <m:t>c</m:t>
                        </m:r>
                      </m:e>
                      <m:sub>
                        <m:r>
                          <w:rPr>
                            <w:rFonts w:ascii="Cambria Math" w:eastAsia="함초롬바탕" w:hAnsi="Cambria Math"/>
                            <w:lang w:eastAsia="ko-KR"/>
                          </w:rPr>
                          <m:t>ph</m:t>
                        </m:r>
                      </m:sub>
                    </m:sSub>
                  </m:den>
                </m:f>
                <m:r>
                  <m:rPr>
                    <m:sty m:val="p"/>
                  </m:rPr>
                  <w:rPr>
                    <w:rFonts w:ascii="Cambria Math" w:eastAsia="함초롬바탕" w:hAnsi="Cambria Math"/>
                    <w:lang w:eastAsia="ko-KR"/>
                  </w:rPr>
                  <m:t>(</m:t>
                </m:r>
                <m:sSub>
                  <m:sSubPr>
                    <m:ctrlPr>
                      <w:rPr>
                        <w:rFonts w:ascii="Cambria Math" w:eastAsia="함초롬바탕" w:hAnsi="Cambria Math"/>
                        <w:lang w:eastAsia="ko-KR"/>
                      </w:rPr>
                    </m:ctrlPr>
                  </m:sSubPr>
                  <m:e>
                    <m:r>
                      <w:rPr>
                        <w:rFonts w:ascii="Cambria Math" w:eastAsia="함초롬바탕" w:hAnsi="Cambria Math"/>
                        <w:lang w:eastAsia="ko-KR"/>
                      </w:rPr>
                      <m:t>T</m:t>
                    </m:r>
                  </m:e>
                  <m:sub>
                    <m:r>
                      <w:rPr>
                        <w:rFonts w:ascii="Cambria Math" w:eastAsia="함초롬바탕" w:hAnsi="Cambria Math"/>
                        <w:lang w:eastAsia="ko-KR"/>
                      </w:rPr>
                      <m:t>ho</m:t>
                    </m:r>
                  </m:sub>
                </m:sSub>
                <m:r>
                  <m:rPr>
                    <m:sty m:val="p"/>
                  </m:rPr>
                  <w:rPr>
                    <w:rFonts w:ascii="Cambria Math" w:eastAsia="함초롬바탕" w:hAnsi="Cambria Math"/>
                    <w:lang w:eastAsia="ko-KR"/>
                  </w:rPr>
                  <m:t>-</m:t>
                </m:r>
                <m:sSub>
                  <m:sSubPr>
                    <m:ctrlPr>
                      <w:rPr>
                        <w:rFonts w:ascii="Cambria Math" w:eastAsia="함초롬바탕" w:hAnsi="Cambria Math"/>
                        <w:lang w:eastAsia="ko-KR"/>
                      </w:rPr>
                    </m:ctrlPr>
                  </m:sSubPr>
                  <m:e>
                    <m:r>
                      <w:rPr>
                        <w:rFonts w:ascii="Cambria Math" w:eastAsia="함초롬바탕" w:hAnsi="Cambria Math"/>
                        <w:lang w:eastAsia="ko-KR"/>
                      </w:rPr>
                      <m:t>T</m:t>
                    </m:r>
                  </m:e>
                  <m:sub>
                    <m:r>
                      <w:rPr>
                        <w:rFonts w:ascii="Cambria Math" w:eastAsia="함초롬바탕" w:hAnsi="Cambria Math"/>
                        <w:lang w:eastAsia="ko-KR"/>
                      </w:rPr>
                      <m:t>co</m:t>
                    </m:r>
                  </m:sub>
                </m:sSub>
                <m:r>
                  <m:rPr>
                    <m:sty m:val="p"/>
                  </m:rPr>
                  <w:rPr>
                    <w:rFonts w:ascii="Cambria Math" w:eastAsia="함초롬바탕" w:hAnsi="Cambria Math"/>
                    <w:lang w:eastAsia="ko-KR"/>
                  </w:rPr>
                  <m:t>)</m:t>
                </m:r>
              </m:oMath>
            </m:oMathPara>
          </w:p>
        </w:tc>
        <w:tc>
          <w:tcPr>
            <w:tcW w:w="544" w:type="pct"/>
            <w:vAlign w:val="center"/>
          </w:tcPr>
          <w:p w14:paraId="14D2B494" w14:textId="77777777" w:rsidR="007703AC" w:rsidRPr="007703AC" w:rsidRDefault="007703AC" w:rsidP="00EE335C">
            <w:pPr>
              <w:ind w:firstLine="204"/>
              <w:jc w:val="right"/>
              <w:rPr>
                <w:rFonts w:eastAsia="함초롬바탕"/>
                <w:lang w:eastAsia="ko-KR"/>
              </w:rPr>
            </w:pPr>
            <w:r w:rsidRPr="007703AC">
              <w:rPr>
                <w:rFonts w:eastAsia="함초롬바탕"/>
                <w:lang w:eastAsia="ko-KR"/>
              </w:rPr>
              <w:t>(5)</w:t>
            </w:r>
          </w:p>
        </w:tc>
      </w:tr>
      <w:tr w:rsidR="007703AC" w:rsidRPr="007703AC" w14:paraId="04EE36F5" w14:textId="77777777" w:rsidTr="00EE335C">
        <w:tc>
          <w:tcPr>
            <w:tcW w:w="4456" w:type="pct"/>
          </w:tcPr>
          <w:p w14:paraId="57AC3681" w14:textId="77777777" w:rsidR="007703AC" w:rsidRPr="007703AC" w:rsidRDefault="007703AC" w:rsidP="00EE335C">
            <w:pPr>
              <w:ind w:firstLine="204"/>
              <w:rPr>
                <w:rFonts w:ascii="Cambria Math" w:eastAsia="함초롬바탕" w:hAnsi="Cambria Math"/>
                <w:lang w:eastAsia="ko-KR"/>
                <w:oMath/>
              </w:rPr>
            </w:pPr>
            <m:oMathPara>
              <m:oMath>
                <m:sSub>
                  <m:sSubPr>
                    <m:ctrlPr>
                      <w:rPr>
                        <w:rFonts w:ascii="Cambria Math" w:eastAsia="함초롬바탕" w:hAnsi="Cambria Math"/>
                        <w:lang w:eastAsia="ko-KR"/>
                      </w:rPr>
                    </m:ctrlPr>
                  </m:sSubPr>
                  <m:e>
                    <m:acc>
                      <m:accPr>
                        <m:chr m:val="̇"/>
                        <m:ctrlPr>
                          <w:rPr>
                            <w:rFonts w:ascii="Cambria Math" w:eastAsia="함초롬바탕" w:hAnsi="Cambria Math"/>
                            <w:lang w:eastAsia="ko-KR"/>
                          </w:rPr>
                        </m:ctrlPr>
                      </m:accPr>
                      <m:e>
                        <m:r>
                          <w:rPr>
                            <w:rFonts w:ascii="Cambria Math" w:eastAsia="함초롬바탕" w:hAnsi="Cambria Math"/>
                            <w:lang w:eastAsia="ko-KR"/>
                          </w:rPr>
                          <m:t>T</m:t>
                        </m:r>
                      </m:e>
                    </m:acc>
                  </m:e>
                  <m:sub>
                    <m:r>
                      <w:rPr>
                        <w:rFonts w:ascii="Cambria Math" w:eastAsia="함초롬바탕" w:hAnsi="Cambria Math"/>
                        <w:lang w:eastAsia="ko-KR"/>
                      </w:rPr>
                      <m:t>co</m:t>
                    </m:r>
                  </m:sub>
                </m:sSub>
                <m:r>
                  <m:rPr>
                    <m:sty m:val="p"/>
                  </m:rPr>
                  <w:rPr>
                    <w:rFonts w:ascii="Cambria Math" w:eastAsia="함초롬바탕" w:hAnsi="Cambria Math"/>
                    <w:lang w:eastAsia="ko-KR"/>
                  </w:rPr>
                  <m:t>=</m:t>
                </m:r>
                <m:f>
                  <m:fPr>
                    <m:ctrlPr>
                      <w:rPr>
                        <w:rFonts w:ascii="Cambria Math" w:eastAsia="함초롬바탕" w:hAnsi="Cambria Math"/>
                        <w:lang w:eastAsia="ko-KR"/>
                      </w:rPr>
                    </m:ctrlPr>
                  </m:fPr>
                  <m:num>
                    <m:sSub>
                      <m:sSubPr>
                        <m:ctrlPr>
                          <w:rPr>
                            <w:rFonts w:ascii="Cambria Math" w:eastAsia="함초롬바탕" w:hAnsi="Cambria Math"/>
                            <w:lang w:eastAsia="ko-KR"/>
                          </w:rPr>
                        </m:ctrlPr>
                      </m:sSubPr>
                      <m:e>
                        <m:r>
                          <w:rPr>
                            <w:rFonts w:ascii="Cambria Math" w:eastAsia="함초롬바탕" w:hAnsi="Cambria Math"/>
                            <w:lang w:eastAsia="ko-KR"/>
                          </w:rPr>
                          <m:t>F</m:t>
                        </m:r>
                      </m:e>
                      <m:sub>
                        <m:r>
                          <w:rPr>
                            <w:rFonts w:ascii="Cambria Math" w:eastAsia="함초롬바탕" w:hAnsi="Cambria Math"/>
                            <w:lang w:eastAsia="ko-KR"/>
                          </w:rPr>
                          <m:t>c</m:t>
                        </m:r>
                      </m:sub>
                    </m:sSub>
                  </m:num>
                  <m:den>
                    <m:sSub>
                      <m:sSubPr>
                        <m:ctrlPr>
                          <w:rPr>
                            <w:rFonts w:ascii="Cambria Math" w:eastAsia="함초롬바탕" w:hAnsi="Cambria Math"/>
                            <w:lang w:eastAsia="ko-KR"/>
                          </w:rPr>
                        </m:ctrlPr>
                      </m:sSubPr>
                      <m:e>
                        <m:r>
                          <w:rPr>
                            <w:rFonts w:ascii="Cambria Math" w:eastAsia="함초롬바탕" w:hAnsi="Cambria Math"/>
                            <w:lang w:eastAsia="ko-KR"/>
                          </w:rPr>
                          <m:t>V</m:t>
                        </m:r>
                      </m:e>
                      <m:sub>
                        <m:r>
                          <w:rPr>
                            <w:rFonts w:ascii="Cambria Math" w:eastAsia="함초롬바탕" w:hAnsi="Cambria Math"/>
                            <w:lang w:eastAsia="ko-KR"/>
                          </w:rPr>
                          <m:t>c</m:t>
                        </m:r>
                      </m:sub>
                    </m:sSub>
                  </m:den>
                </m:f>
                <m:d>
                  <m:dPr>
                    <m:ctrlPr>
                      <w:rPr>
                        <w:rFonts w:ascii="Cambria Math" w:eastAsia="함초롬바탕" w:hAnsi="Cambria Math"/>
                        <w:lang w:eastAsia="ko-KR"/>
                      </w:rPr>
                    </m:ctrlPr>
                  </m:dPr>
                  <m:e>
                    <m:sSub>
                      <m:sSubPr>
                        <m:ctrlPr>
                          <w:rPr>
                            <w:rFonts w:ascii="Cambria Math" w:eastAsia="함초롬바탕" w:hAnsi="Cambria Math"/>
                            <w:lang w:eastAsia="ko-KR"/>
                          </w:rPr>
                        </m:ctrlPr>
                      </m:sSubPr>
                      <m:e>
                        <m:r>
                          <w:rPr>
                            <w:rFonts w:ascii="Cambria Math" w:eastAsia="함초롬바탕" w:hAnsi="Cambria Math"/>
                            <w:lang w:eastAsia="ko-KR"/>
                          </w:rPr>
                          <m:t>T</m:t>
                        </m:r>
                      </m:e>
                      <m:sub>
                        <m:r>
                          <w:rPr>
                            <w:rFonts w:ascii="Cambria Math" w:eastAsia="함초롬바탕" w:hAnsi="Cambria Math"/>
                            <w:lang w:eastAsia="ko-KR"/>
                          </w:rPr>
                          <m:t>ci</m:t>
                        </m:r>
                      </m:sub>
                    </m:sSub>
                    <m:r>
                      <m:rPr>
                        <m:sty m:val="p"/>
                      </m:rPr>
                      <w:rPr>
                        <w:rFonts w:ascii="Cambria Math" w:eastAsia="함초롬바탕" w:hAnsi="Cambria Math"/>
                        <w:lang w:eastAsia="ko-KR"/>
                      </w:rPr>
                      <m:t>-</m:t>
                    </m:r>
                    <m:sSub>
                      <m:sSubPr>
                        <m:ctrlPr>
                          <w:rPr>
                            <w:rFonts w:ascii="Cambria Math" w:eastAsia="함초롬바탕" w:hAnsi="Cambria Math"/>
                            <w:lang w:eastAsia="ko-KR"/>
                          </w:rPr>
                        </m:ctrlPr>
                      </m:sSubPr>
                      <m:e>
                        <m:r>
                          <w:rPr>
                            <w:rFonts w:ascii="Cambria Math" w:eastAsia="함초롬바탕" w:hAnsi="Cambria Math"/>
                            <w:lang w:eastAsia="ko-KR"/>
                          </w:rPr>
                          <m:t>T</m:t>
                        </m:r>
                      </m:e>
                      <m:sub>
                        <m:r>
                          <w:rPr>
                            <w:rFonts w:ascii="Cambria Math" w:eastAsia="함초롬바탕" w:hAnsi="Cambria Math"/>
                            <w:lang w:eastAsia="ko-KR"/>
                          </w:rPr>
                          <m:t>co</m:t>
                        </m:r>
                      </m:sub>
                    </m:sSub>
                  </m:e>
                </m:d>
                <m:r>
                  <m:rPr>
                    <m:sty m:val="p"/>
                  </m:rPr>
                  <w:rPr>
                    <w:rFonts w:ascii="Cambria Math" w:eastAsia="함초롬바탕" w:hAnsi="Cambria Math"/>
                    <w:lang w:eastAsia="ko-KR"/>
                  </w:rPr>
                  <m:t>-</m:t>
                </m:r>
                <m:f>
                  <m:fPr>
                    <m:ctrlPr>
                      <w:rPr>
                        <w:rFonts w:ascii="Cambria Math" w:eastAsia="함초롬바탕" w:hAnsi="Cambria Math"/>
                        <w:lang w:eastAsia="ko-KR"/>
                      </w:rPr>
                    </m:ctrlPr>
                  </m:fPr>
                  <m:num>
                    <m:r>
                      <w:rPr>
                        <w:rFonts w:ascii="Cambria Math" w:eastAsia="함초롬바탕" w:hAnsi="Cambria Math"/>
                        <w:lang w:eastAsia="ko-KR"/>
                      </w:rPr>
                      <m:t>UA</m:t>
                    </m:r>
                  </m:num>
                  <m:den>
                    <m:sSub>
                      <m:sSubPr>
                        <m:ctrlPr>
                          <w:rPr>
                            <w:rFonts w:ascii="Cambria Math" w:eastAsia="함초롬바탕" w:hAnsi="Cambria Math"/>
                            <w:lang w:eastAsia="ko-KR"/>
                          </w:rPr>
                        </m:ctrlPr>
                      </m:sSubPr>
                      <m:e>
                        <m:r>
                          <w:rPr>
                            <w:rFonts w:ascii="Cambria Math" w:eastAsia="함초롬바탕" w:hAnsi="Cambria Math"/>
                            <w:lang w:eastAsia="ko-KR"/>
                          </w:rPr>
                          <m:t>V</m:t>
                        </m:r>
                      </m:e>
                      <m:sub>
                        <m:r>
                          <w:rPr>
                            <w:rFonts w:ascii="Cambria Math" w:eastAsia="함초롬바탕" w:hAnsi="Cambria Math"/>
                            <w:lang w:eastAsia="ko-KR"/>
                          </w:rPr>
                          <m:t>c</m:t>
                        </m:r>
                      </m:sub>
                    </m:sSub>
                    <m:sSub>
                      <m:sSubPr>
                        <m:ctrlPr>
                          <w:rPr>
                            <w:rFonts w:ascii="Cambria Math" w:eastAsia="함초롬바탕" w:hAnsi="Cambria Math"/>
                            <w:lang w:eastAsia="ko-KR"/>
                          </w:rPr>
                        </m:ctrlPr>
                      </m:sSubPr>
                      <m:e>
                        <m:r>
                          <w:rPr>
                            <w:rFonts w:ascii="Cambria Math" w:eastAsia="함초롬바탕" w:hAnsi="Cambria Math"/>
                            <w:lang w:eastAsia="ko-KR"/>
                          </w:rPr>
                          <m:t>ρ</m:t>
                        </m:r>
                      </m:e>
                      <m:sub>
                        <m:r>
                          <w:rPr>
                            <w:rFonts w:ascii="Cambria Math" w:eastAsia="함초롬바탕" w:hAnsi="Cambria Math"/>
                            <w:lang w:eastAsia="ko-KR"/>
                          </w:rPr>
                          <m:t>c</m:t>
                        </m:r>
                      </m:sub>
                    </m:sSub>
                    <m:sSub>
                      <m:sSubPr>
                        <m:ctrlPr>
                          <w:rPr>
                            <w:rFonts w:ascii="Cambria Math" w:eastAsia="함초롬바탕" w:hAnsi="Cambria Math"/>
                            <w:lang w:eastAsia="ko-KR"/>
                          </w:rPr>
                        </m:ctrlPr>
                      </m:sSubPr>
                      <m:e>
                        <m:r>
                          <w:rPr>
                            <w:rFonts w:ascii="Cambria Math" w:eastAsia="함초롬바탕" w:hAnsi="Cambria Math"/>
                            <w:lang w:eastAsia="ko-KR"/>
                          </w:rPr>
                          <m:t>c</m:t>
                        </m:r>
                      </m:e>
                      <m:sub>
                        <m:r>
                          <w:rPr>
                            <w:rFonts w:ascii="Cambria Math" w:eastAsia="함초롬바탕" w:hAnsi="Cambria Math"/>
                            <w:lang w:eastAsia="ko-KR"/>
                          </w:rPr>
                          <m:t>pc</m:t>
                        </m:r>
                      </m:sub>
                    </m:sSub>
                  </m:den>
                </m:f>
                <m:r>
                  <m:rPr>
                    <m:sty m:val="p"/>
                  </m:rPr>
                  <w:rPr>
                    <w:rFonts w:ascii="Cambria Math" w:eastAsia="함초롬바탕" w:hAnsi="Cambria Math"/>
                    <w:lang w:eastAsia="ko-KR"/>
                  </w:rPr>
                  <m:t>(</m:t>
                </m:r>
                <m:sSub>
                  <m:sSubPr>
                    <m:ctrlPr>
                      <w:rPr>
                        <w:rFonts w:ascii="Cambria Math" w:eastAsia="함초롬바탕" w:hAnsi="Cambria Math"/>
                        <w:lang w:eastAsia="ko-KR"/>
                      </w:rPr>
                    </m:ctrlPr>
                  </m:sSubPr>
                  <m:e>
                    <m:r>
                      <w:rPr>
                        <w:rFonts w:ascii="Cambria Math" w:eastAsia="함초롬바탕" w:hAnsi="Cambria Math"/>
                        <w:lang w:eastAsia="ko-KR"/>
                      </w:rPr>
                      <m:t>T</m:t>
                    </m:r>
                  </m:e>
                  <m:sub>
                    <m:r>
                      <w:rPr>
                        <w:rFonts w:ascii="Cambria Math" w:eastAsia="함초롬바탕" w:hAnsi="Cambria Math"/>
                        <w:lang w:eastAsia="ko-KR"/>
                      </w:rPr>
                      <m:t>ho</m:t>
                    </m:r>
                  </m:sub>
                </m:sSub>
                <m:r>
                  <m:rPr>
                    <m:sty m:val="p"/>
                  </m:rPr>
                  <w:rPr>
                    <w:rFonts w:ascii="Cambria Math" w:eastAsia="함초롬바탕" w:hAnsi="Cambria Math"/>
                    <w:lang w:eastAsia="ko-KR"/>
                  </w:rPr>
                  <m:t>-</m:t>
                </m:r>
                <m:sSub>
                  <m:sSubPr>
                    <m:ctrlPr>
                      <w:rPr>
                        <w:rFonts w:ascii="Cambria Math" w:eastAsia="함초롬바탕" w:hAnsi="Cambria Math"/>
                        <w:lang w:eastAsia="ko-KR"/>
                      </w:rPr>
                    </m:ctrlPr>
                  </m:sSubPr>
                  <m:e>
                    <m:r>
                      <w:rPr>
                        <w:rFonts w:ascii="Cambria Math" w:eastAsia="함초롬바탕" w:hAnsi="Cambria Math"/>
                        <w:lang w:eastAsia="ko-KR"/>
                      </w:rPr>
                      <m:t>T</m:t>
                    </m:r>
                  </m:e>
                  <m:sub>
                    <m:r>
                      <w:rPr>
                        <w:rFonts w:ascii="Cambria Math" w:eastAsia="함초롬바탕" w:hAnsi="Cambria Math"/>
                        <w:lang w:eastAsia="ko-KR"/>
                      </w:rPr>
                      <m:t>co</m:t>
                    </m:r>
                  </m:sub>
                </m:sSub>
                <m:r>
                  <m:rPr>
                    <m:sty m:val="p"/>
                  </m:rPr>
                  <w:rPr>
                    <w:rFonts w:ascii="Cambria Math" w:eastAsia="함초롬바탕" w:hAnsi="Cambria Math"/>
                    <w:lang w:eastAsia="ko-KR"/>
                  </w:rPr>
                  <m:t>)</m:t>
                </m:r>
              </m:oMath>
            </m:oMathPara>
          </w:p>
        </w:tc>
        <w:tc>
          <w:tcPr>
            <w:tcW w:w="544" w:type="pct"/>
            <w:vAlign w:val="center"/>
          </w:tcPr>
          <w:p w14:paraId="04B3E894" w14:textId="77777777" w:rsidR="007703AC" w:rsidRPr="007703AC" w:rsidRDefault="007703AC" w:rsidP="00EE335C">
            <w:pPr>
              <w:ind w:firstLine="204"/>
              <w:jc w:val="right"/>
              <w:rPr>
                <w:rFonts w:eastAsia="함초롬바탕"/>
                <w:lang w:eastAsia="ko-KR"/>
              </w:rPr>
            </w:pPr>
            <w:r w:rsidRPr="007703AC">
              <w:rPr>
                <w:rFonts w:eastAsia="함초롬바탕"/>
                <w:lang w:eastAsia="ko-KR"/>
              </w:rPr>
              <w:t>(6)</w:t>
            </w:r>
          </w:p>
        </w:tc>
      </w:tr>
    </w:tbl>
    <w:p w14:paraId="41BF0987" w14:textId="77777777" w:rsidR="007703AC" w:rsidRDefault="007703AC" w:rsidP="00EE335C">
      <w:pPr>
        <w:pStyle w:val="MDPI31text"/>
        <w:ind w:left="0" w:firstLine="0"/>
        <w:rPr>
          <w:rFonts w:eastAsia="맑은 고딕" w:hint="eastAsia"/>
          <w:lang w:eastAsia="ko-KR"/>
        </w:rPr>
      </w:pPr>
    </w:p>
    <w:p w14:paraId="58DD668B" w14:textId="77777777" w:rsidR="007703AC" w:rsidRDefault="007703AC" w:rsidP="007703AC">
      <w:pPr>
        <w:pStyle w:val="MDPI23heading3"/>
        <w:rPr>
          <w:rFonts w:eastAsia="맑은 고딕"/>
        </w:rPr>
      </w:pPr>
      <w:r>
        <w:rPr>
          <w:rFonts w:eastAsia="맑은 고딕" w:hint="eastAsia"/>
        </w:rPr>
        <w:t>3</w:t>
      </w:r>
      <w:r>
        <w:rPr>
          <w:rFonts w:eastAsia="맑은 고딕"/>
        </w:rPr>
        <w:t>.1.4 Linearize the modeling near the operation point</w:t>
      </w:r>
    </w:p>
    <w:p w14:paraId="40B3CEEB" w14:textId="77777777" w:rsidR="007703AC" w:rsidRPr="007703AC" w:rsidRDefault="007703AC" w:rsidP="007703AC">
      <w:pPr>
        <w:ind w:firstLine="204"/>
        <w:rPr>
          <w:rFonts w:eastAsia="함초롬바탕"/>
          <w:lang w:eastAsia="ko-KR"/>
        </w:rPr>
      </w:pPr>
      <w:r w:rsidRPr="007703AC">
        <w:rPr>
          <w:rFonts w:eastAsia="함초롬바탕"/>
          <w:lang w:eastAsia="ko-KR"/>
        </w:rPr>
        <w:t xml:space="preserve">Mathematical model equations (1) and (2) obtained above are substituted into equations (4), (5), and (6) and summarized as equations (7), (8), and (9). </w:t>
      </w:r>
    </w:p>
    <w:tbl>
      <w:tblPr>
        <w:tblW w:w="5000" w:type="pct"/>
        <w:tblCellMar>
          <w:left w:w="0" w:type="dxa"/>
          <w:right w:w="0" w:type="dxa"/>
        </w:tblCellMar>
        <w:tblLook w:val="04A0" w:firstRow="1" w:lastRow="0" w:firstColumn="1" w:lastColumn="0" w:noHBand="0" w:noVBand="1"/>
      </w:tblPr>
      <w:tblGrid>
        <w:gridCol w:w="7851"/>
        <w:gridCol w:w="455"/>
      </w:tblGrid>
      <w:tr w:rsidR="007703AC" w:rsidRPr="00754C37" w14:paraId="79A2CB90" w14:textId="77777777" w:rsidTr="00EE335C">
        <w:tc>
          <w:tcPr>
            <w:tcW w:w="4726" w:type="pct"/>
          </w:tcPr>
          <w:p w14:paraId="4D15E0D7" w14:textId="77777777" w:rsidR="007703AC" w:rsidRPr="00EE335C" w:rsidRDefault="007703AC" w:rsidP="00EE335C">
            <w:pPr>
              <w:ind w:firstLine="204"/>
              <w:rPr>
                <w:rFonts w:ascii="Cambria Math" w:eastAsia="함초롬바탕" w:hAnsi="Cambria Math"/>
                <w:lang w:eastAsia="ko-KR"/>
              </w:rPr>
            </w:pPr>
            <m:oMathPara>
              <m:oMath>
                <m:sSub>
                  <m:sSubPr>
                    <m:ctrlPr>
                      <w:rPr>
                        <w:rFonts w:ascii="Cambria Math" w:eastAsia="함초롬바탕" w:hAnsi="Cambria Math"/>
                        <w:lang w:eastAsia="ko-KR"/>
                      </w:rPr>
                    </m:ctrlPr>
                  </m:sSubPr>
                  <m:e>
                    <m:acc>
                      <m:accPr>
                        <m:chr m:val="̇"/>
                        <m:ctrlPr>
                          <w:rPr>
                            <w:rFonts w:ascii="Cambria Math" w:eastAsia="함초롬바탕" w:hAnsi="Cambria Math"/>
                            <w:lang w:eastAsia="ko-KR"/>
                          </w:rPr>
                        </m:ctrlPr>
                      </m:accPr>
                      <m:e>
                        <m:r>
                          <w:rPr>
                            <w:rFonts w:ascii="Cambria Math" w:eastAsia="함초롬바탕" w:hAnsi="Cambria Math"/>
                            <w:lang w:eastAsia="ko-KR"/>
                          </w:rPr>
                          <m:t>T</m:t>
                        </m:r>
                      </m:e>
                    </m:acc>
                  </m:e>
                  <m:sub>
                    <m:r>
                      <w:rPr>
                        <w:rFonts w:ascii="Cambria Math" w:eastAsia="함초롬바탕" w:hAnsi="Cambria Math"/>
                        <w:lang w:eastAsia="ko-KR"/>
                      </w:rPr>
                      <m:t>ho</m:t>
                    </m:r>
                  </m:sub>
                </m:sSub>
                <m:r>
                  <m:rPr>
                    <m:sty m:val="p"/>
                  </m:rPr>
                  <w:rPr>
                    <w:rFonts w:ascii="Cambria Math" w:eastAsia="함초롬바탕" w:hAnsi="Cambria Math"/>
                    <w:lang w:eastAsia="ko-KR"/>
                  </w:rPr>
                  <m:t>=-</m:t>
                </m:r>
                <m:d>
                  <m:dPr>
                    <m:ctrlPr>
                      <w:rPr>
                        <w:rFonts w:ascii="Cambria Math" w:eastAsia="함초롬바탕" w:hAnsi="Cambria Math"/>
                        <w:lang w:eastAsia="ko-KR"/>
                      </w:rPr>
                    </m:ctrlPr>
                  </m:dPr>
                  <m:e>
                    <m:f>
                      <m:fPr>
                        <m:ctrlPr>
                          <w:rPr>
                            <w:rFonts w:ascii="Cambria Math" w:eastAsia="함초롬바탕" w:hAnsi="Cambria Math"/>
                            <w:lang w:eastAsia="ko-KR"/>
                          </w:rPr>
                        </m:ctrlPr>
                      </m:fPr>
                      <m:num>
                        <m:sSub>
                          <m:sSubPr>
                            <m:ctrlPr>
                              <w:rPr>
                                <w:rFonts w:ascii="Cambria Math" w:eastAsia="함초롬바탕" w:hAnsi="Cambria Math"/>
                                <w:lang w:eastAsia="ko-KR"/>
                              </w:rPr>
                            </m:ctrlPr>
                          </m:sSubPr>
                          <m:e>
                            <m:r>
                              <w:rPr>
                                <w:rFonts w:ascii="Cambria Math" w:eastAsia="함초롬바탕" w:hAnsi="Cambria Math"/>
                                <w:lang w:eastAsia="ko-KR"/>
                              </w:rPr>
                              <m:t>F</m:t>
                            </m:r>
                          </m:e>
                          <m:sub>
                            <m:r>
                              <w:rPr>
                                <w:rFonts w:ascii="Cambria Math" w:eastAsia="함초롬바탕" w:hAnsi="Cambria Math"/>
                                <w:lang w:eastAsia="ko-KR"/>
                              </w:rPr>
                              <m:t>hin</m:t>
                            </m:r>
                          </m:sub>
                        </m:sSub>
                        <m:sSub>
                          <m:sSubPr>
                            <m:ctrlPr>
                              <w:rPr>
                                <w:rFonts w:ascii="Cambria Math" w:eastAsia="함초롬바탕" w:hAnsi="Cambria Math"/>
                                <w:lang w:eastAsia="ko-KR"/>
                              </w:rPr>
                            </m:ctrlPr>
                          </m:sSubPr>
                          <m:e>
                            <m:r>
                              <w:rPr>
                                <w:rFonts w:ascii="Cambria Math" w:eastAsia="함초롬바탕" w:hAnsi="Cambria Math"/>
                                <w:lang w:eastAsia="ko-KR"/>
                              </w:rPr>
                              <m:t>O</m:t>
                            </m:r>
                          </m:e>
                          <m:sub>
                            <m:r>
                              <w:rPr>
                                <w:rFonts w:ascii="Cambria Math" w:eastAsia="함초롬바탕" w:hAnsi="Cambria Math"/>
                                <w:lang w:eastAsia="ko-KR"/>
                              </w:rPr>
                              <m:t>v</m:t>
                            </m:r>
                          </m:sub>
                        </m:sSub>
                      </m:num>
                      <m:den>
                        <m:sSub>
                          <m:sSubPr>
                            <m:ctrlPr>
                              <w:rPr>
                                <w:rFonts w:ascii="Cambria Math" w:eastAsia="함초롬바탕" w:hAnsi="Cambria Math"/>
                                <w:lang w:eastAsia="ko-KR"/>
                              </w:rPr>
                            </m:ctrlPr>
                          </m:sSubPr>
                          <m:e>
                            <m:r>
                              <w:rPr>
                                <w:rFonts w:ascii="Cambria Math" w:eastAsia="함초롬바탕" w:hAnsi="Cambria Math"/>
                                <w:lang w:eastAsia="ko-KR"/>
                              </w:rPr>
                              <m:t>V</m:t>
                            </m:r>
                          </m:e>
                          <m:sub>
                            <m:r>
                              <w:rPr>
                                <w:rFonts w:ascii="Cambria Math" w:eastAsia="함초롬바탕" w:hAnsi="Cambria Math"/>
                                <w:lang w:eastAsia="ko-KR"/>
                              </w:rPr>
                              <m:t>h</m:t>
                            </m:r>
                          </m:sub>
                        </m:sSub>
                      </m:den>
                    </m:f>
                    <m:r>
                      <m:rPr>
                        <m:sty m:val="p"/>
                      </m:rPr>
                      <w:rPr>
                        <w:rFonts w:ascii="Cambria Math" w:eastAsia="함초롬바탕" w:hAnsi="Cambria Math"/>
                        <w:lang w:eastAsia="ko-KR"/>
                      </w:rPr>
                      <m:t>+</m:t>
                    </m:r>
                    <m:f>
                      <m:fPr>
                        <m:ctrlPr>
                          <w:rPr>
                            <w:rFonts w:ascii="Cambria Math" w:eastAsia="함초롬바탕" w:hAnsi="Cambria Math"/>
                            <w:lang w:eastAsia="ko-KR"/>
                          </w:rPr>
                        </m:ctrlPr>
                      </m:fPr>
                      <m:num>
                        <m:r>
                          <w:rPr>
                            <w:rFonts w:ascii="Cambria Math" w:eastAsia="함초롬바탕" w:hAnsi="Cambria Math"/>
                            <w:lang w:eastAsia="ko-KR"/>
                          </w:rPr>
                          <m:t>UA</m:t>
                        </m:r>
                      </m:num>
                      <m:den>
                        <m:sSub>
                          <m:sSubPr>
                            <m:ctrlPr>
                              <w:rPr>
                                <w:rFonts w:ascii="Cambria Math" w:eastAsia="함초롬바탕" w:hAnsi="Cambria Math"/>
                                <w:lang w:eastAsia="ko-KR"/>
                              </w:rPr>
                            </m:ctrlPr>
                          </m:sSubPr>
                          <m:e>
                            <m:r>
                              <w:rPr>
                                <w:rFonts w:ascii="Cambria Math" w:eastAsia="함초롬바탕" w:hAnsi="Cambria Math"/>
                                <w:lang w:eastAsia="ko-KR"/>
                              </w:rPr>
                              <m:t>V</m:t>
                            </m:r>
                          </m:e>
                          <m:sub>
                            <m:r>
                              <w:rPr>
                                <w:rFonts w:ascii="Cambria Math" w:eastAsia="함초롬바탕" w:hAnsi="Cambria Math"/>
                                <w:lang w:eastAsia="ko-KR"/>
                              </w:rPr>
                              <m:t>h</m:t>
                            </m:r>
                          </m:sub>
                        </m:sSub>
                        <m:sSub>
                          <m:sSubPr>
                            <m:ctrlPr>
                              <w:rPr>
                                <w:rFonts w:ascii="Cambria Math" w:eastAsia="함초롬바탕" w:hAnsi="Cambria Math"/>
                                <w:lang w:eastAsia="ko-KR"/>
                              </w:rPr>
                            </m:ctrlPr>
                          </m:sSubPr>
                          <m:e>
                            <m:r>
                              <w:rPr>
                                <w:rFonts w:ascii="Cambria Math" w:eastAsia="함초롬바탕" w:hAnsi="Cambria Math"/>
                                <w:lang w:eastAsia="ko-KR"/>
                              </w:rPr>
                              <m:t>ρ</m:t>
                            </m:r>
                          </m:e>
                          <m:sub>
                            <m:r>
                              <w:rPr>
                                <w:rFonts w:ascii="Cambria Math" w:eastAsia="함초롬바탕" w:hAnsi="Cambria Math"/>
                                <w:lang w:eastAsia="ko-KR"/>
                              </w:rPr>
                              <m:t>h</m:t>
                            </m:r>
                          </m:sub>
                        </m:sSub>
                        <m:sSub>
                          <m:sSubPr>
                            <m:ctrlPr>
                              <w:rPr>
                                <w:rFonts w:ascii="Cambria Math" w:eastAsia="함초롬바탕" w:hAnsi="Cambria Math"/>
                                <w:lang w:eastAsia="ko-KR"/>
                              </w:rPr>
                            </m:ctrlPr>
                          </m:sSubPr>
                          <m:e>
                            <m:r>
                              <w:rPr>
                                <w:rFonts w:ascii="Cambria Math" w:eastAsia="함초롬바탕" w:hAnsi="Cambria Math"/>
                                <w:lang w:eastAsia="ko-KR"/>
                              </w:rPr>
                              <m:t>c</m:t>
                            </m:r>
                          </m:e>
                          <m:sub>
                            <m:r>
                              <w:rPr>
                                <w:rFonts w:ascii="Cambria Math" w:eastAsia="함초롬바탕" w:hAnsi="Cambria Math"/>
                                <w:lang w:eastAsia="ko-KR"/>
                              </w:rPr>
                              <m:t>ph</m:t>
                            </m:r>
                          </m:sub>
                        </m:sSub>
                      </m:den>
                    </m:f>
                  </m:e>
                </m:d>
                <m:sSub>
                  <m:sSubPr>
                    <m:ctrlPr>
                      <w:rPr>
                        <w:rFonts w:ascii="Cambria Math" w:eastAsia="함초롬바탕" w:hAnsi="Cambria Math"/>
                        <w:lang w:eastAsia="ko-KR"/>
                      </w:rPr>
                    </m:ctrlPr>
                  </m:sSubPr>
                  <m:e>
                    <m:r>
                      <w:rPr>
                        <w:rFonts w:ascii="Cambria Math" w:eastAsia="함초롬바탕" w:hAnsi="Cambria Math"/>
                        <w:lang w:eastAsia="ko-KR"/>
                      </w:rPr>
                      <m:t>T</m:t>
                    </m:r>
                  </m:e>
                  <m:sub>
                    <m:r>
                      <w:rPr>
                        <w:rFonts w:ascii="Cambria Math" w:eastAsia="함초롬바탕" w:hAnsi="Cambria Math"/>
                        <w:lang w:eastAsia="ko-KR"/>
                      </w:rPr>
                      <m:t>ho</m:t>
                    </m:r>
                  </m:sub>
                </m:sSub>
                <m:r>
                  <m:rPr>
                    <m:sty m:val="p"/>
                  </m:rPr>
                  <w:rPr>
                    <w:rFonts w:ascii="Cambria Math" w:eastAsia="함초롬바탕" w:hAnsi="Cambria Math"/>
                    <w:lang w:eastAsia="ko-KR"/>
                  </w:rPr>
                  <m:t>+</m:t>
                </m:r>
                <m:f>
                  <m:fPr>
                    <m:ctrlPr>
                      <w:rPr>
                        <w:rFonts w:ascii="Cambria Math" w:eastAsia="함초롬바탕" w:hAnsi="Cambria Math"/>
                        <w:lang w:eastAsia="ko-KR"/>
                      </w:rPr>
                    </m:ctrlPr>
                  </m:fPr>
                  <m:num>
                    <m:r>
                      <w:rPr>
                        <w:rFonts w:ascii="Cambria Math" w:eastAsia="함초롬바탕" w:hAnsi="Cambria Math"/>
                        <w:lang w:eastAsia="ko-KR"/>
                      </w:rPr>
                      <m:t>UA</m:t>
                    </m:r>
                  </m:num>
                  <m:den>
                    <m:sSub>
                      <m:sSubPr>
                        <m:ctrlPr>
                          <w:rPr>
                            <w:rFonts w:ascii="Cambria Math" w:eastAsia="함초롬바탕" w:hAnsi="Cambria Math"/>
                            <w:lang w:eastAsia="ko-KR"/>
                          </w:rPr>
                        </m:ctrlPr>
                      </m:sSubPr>
                      <m:e>
                        <m:r>
                          <w:rPr>
                            <w:rFonts w:ascii="Cambria Math" w:eastAsia="함초롬바탕" w:hAnsi="Cambria Math"/>
                            <w:lang w:eastAsia="ko-KR"/>
                          </w:rPr>
                          <m:t>V</m:t>
                        </m:r>
                      </m:e>
                      <m:sub>
                        <m:r>
                          <w:rPr>
                            <w:rFonts w:ascii="Cambria Math" w:eastAsia="함초롬바탕" w:hAnsi="Cambria Math"/>
                            <w:lang w:eastAsia="ko-KR"/>
                          </w:rPr>
                          <m:t>h</m:t>
                        </m:r>
                      </m:sub>
                    </m:sSub>
                    <m:sSub>
                      <m:sSubPr>
                        <m:ctrlPr>
                          <w:rPr>
                            <w:rFonts w:ascii="Cambria Math" w:eastAsia="함초롬바탕" w:hAnsi="Cambria Math"/>
                            <w:lang w:eastAsia="ko-KR"/>
                          </w:rPr>
                        </m:ctrlPr>
                      </m:sSubPr>
                      <m:e>
                        <m:r>
                          <w:rPr>
                            <w:rFonts w:ascii="Cambria Math" w:eastAsia="함초롬바탕" w:hAnsi="Cambria Math"/>
                            <w:lang w:eastAsia="ko-KR"/>
                          </w:rPr>
                          <m:t>ρ</m:t>
                        </m:r>
                      </m:e>
                      <m:sub>
                        <m:r>
                          <w:rPr>
                            <w:rFonts w:ascii="Cambria Math" w:eastAsia="함초롬바탕" w:hAnsi="Cambria Math"/>
                            <w:lang w:eastAsia="ko-KR"/>
                          </w:rPr>
                          <m:t>h</m:t>
                        </m:r>
                      </m:sub>
                    </m:sSub>
                    <m:sSub>
                      <m:sSubPr>
                        <m:ctrlPr>
                          <w:rPr>
                            <w:rFonts w:ascii="Cambria Math" w:eastAsia="함초롬바탕" w:hAnsi="Cambria Math"/>
                            <w:lang w:eastAsia="ko-KR"/>
                          </w:rPr>
                        </m:ctrlPr>
                      </m:sSubPr>
                      <m:e>
                        <m:r>
                          <w:rPr>
                            <w:rFonts w:ascii="Cambria Math" w:eastAsia="함초롬바탕" w:hAnsi="Cambria Math"/>
                            <w:lang w:eastAsia="ko-KR"/>
                          </w:rPr>
                          <m:t>c</m:t>
                        </m:r>
                      </m:e>
                      <m:sub>
                        <m:r>
                          <w:rPr>
                            <w:rFonts w:ascii="Cambria Math" w:eastAsia="함초롬바탕" w:hAnsi="Cambria Math"/>
                            <w:lang w:eastAsia="ko-KR"/>
                          </w:rPr>
                          <m:t>ph</m:t>
                        </m:r>
                      </m:sub>
                    </m:sSub>
                  </m:den>
                </m:f>
                <m:sSub>
                  <m:sSubPr>
                    <m:ctrlPr>
                      <w:rPr>
                        <w:rFonts w:ascii="Cambria Math" w:eastAsia="함초롬바탕" w:hAnsi="Cambria Math"/>
                        <w:lang w:eastAsia="ko-KR"/>
                      </w:rPr>
                    </m:ctrlPr>
                  </m:sSubPr>
                  <m:e>
                    <m:r>
                      <w:rPr>
                        <w:rFonts w:ascii="Cambria Math" w:eastAsia="함초롬바탕" w:hAnsi="Cambria Math"/>
                        <w:lang w:eastAsia="ko-KR"/>
                      </w:rPr>
                      <m:t>T</m:t>
                    </m:r>
                  </m:e>
                  <m:sub>
                    <m:r>
                      <w:rPr>
                        <w:rFonts w:ascii="Cambria Math" w:eastAsia="함초롬바탕" w:hAnsi="Cambria Math"/>
                        <w:lang w:eastAsia="ko-KR"/>
                      </w:rPr>
                      <m:t>co</m:t>
                    </m:r>
                  </m:sub>
                </m:sSub>
                <m:r>
                  <m:rPr>
                    <m:sty m:val="p"/>
                  </m:rPr>
                  <w:rPr>
                    <w:rFonts w:ascii="Cambria Math" w:eastAsia="함초롬바탕" w:hAnsi="Cambria Math"/>
                    <w:lang w:eastAsia="ko-KR"/>
                  </w:rPr>
                  <m:t>+</m:t>
                </m:r>
                <m:f>
                  <m:fPr>
                    <m:ctrlPr>
                      <w:rPr>
                        <w:rFonts w:ascii="Cambria Math" w:eastAsia="함초롬바탕" w:hAnsi="Cambria Math"/>
                        <w:lang w:eastAsia="ko-KR"/>
                      </w:rPr>
                    </m:ctrlPr>
                  </m:fPr>
                  <m:num>
                    <m:sSub>
                      <m:sSubPr>
                        <m:ctrlPr>
                          <w:rPr>
                            <w:rFonts w:ascii="Cambria Math" w:eastAsia="함초롬바탕" w:hAnsi="Cambria Math"/>
                            <w:lang w:eastAsia="ko-KR"/>
                          </w:rPr>
                        </m:ctrlPr>
                      </m:sSubPr>
                      <m:e>
                        <m:r>
                          <w:rPr>
                            <w:rFonts w:ascii="Cambria Math" w:eastAsia="함초롬바탕" w:hAnsi="Cambria Math"/>
                            <w:lang w:eastAsia="ko-KR"/>
                          </w:rPr>
                          <m:t>F</m:t>
                        </m:r>
                      </m:e>
                      <m:sub>
                        <m:r>
                          <w:rPr>
                            <w:rFonts w:ascii="Cambria Math" w:eastAsia="함초롬바탕" w:hAnsi="Cambria Math"/>
                            <w:lang w:eastAsia="ko-KR"/>
                          </w:rPr>
                          <m:t>hin</m:t>
                        </m:r>
                      </m:sub>
                    </m:sSub>
                    <m:sSub>
                      <m:sSubPr>
                        <m:ctrlPr>
                          <w:rPr>
                            <w:rFonts w:ascii="Cambria Math" w:eastAsia="함초롬바탕" w:hAnsi="Cambria Math"/>
                            <w:lang w:eastAsia="ko-KR"/>
                          </w:rPr>
                        </m:ctrlPr>
                      </m:sSubPr>
                      <m:e>
                        <m:r>
                          <w:rPr>
                            <w:rFonts w:ascii="Cambria Math" w:eastAsia="함초롬바탕" w:hAnsi="Cambria Math"/>
                            <w:lang w:eastAsia="ko-KR"/>
                          </w:rPr>
                          <m:t>O</m:t>
                        </m:r>
                      </m:e>
                      <m:sub>
                        <m:r>
                          <w:rPr>
                            <w:rFonts w:ascii="Cambria Math" w:eastAsia="함초롬바탕" w:hAnsi="Cambria Math"/>
                            <w:lang w:eastAsia="ko-KR"/>
                          </w:rPr>
                          <m:t>v</m:t>
                        </m:r>
                      </m:sub>
                    </m:sSub>
                  </m:num>
                  <m:den>
                    <m:sSub>
                      <m:sSubPr>
                        <m:ctrlPr>
                          <w:rPr>
                            <w:rFonts w:ascii="Cambria Math" w:eastAsia="함초롬바탕" w:hAnsi="Cambria Math"/>
                            <w:lang w:eastAsia="ko-KR"/>
                          </w:rPr>
                        </m:ctrlPr>
                      </m:sSubPr>
                      <m:e>
                        <m:r>
                          <w:rPr>
                            <w:rFonts w:ascii="Cambria Math" w:eastAsia="함초롬바탕" w:hAnsi="Cambria Math"/>
                            <w:lang w:eastAsia="ko-KR"/>
                          </w:rPr>
                          <m:t>V</m:t>
                        </m:r>
                      </m:e>
                      <m:sub>
                        <m:r>
                          <w:rPr>
                            <w:rFonts w:ascii="Cambria Math" w:eastAsia="함초롬바탕" w:hAnsi="Cambria Math"/>
                            <w:lang w:eastAsia="ko-KR"/>
                          </w:rPr>
                          <m:t>h</m:t>
                        </m:r>
                      </m:sub>
                    </m:sSub>
                  </m:den>
                </m:f>
                <m:sSub>
                  <m:sSubPr>
                    <m:ctrlPr>
                      <w:rPr>
                        <w:rFonts w:ascii="Cambria Math" w:eastAsia="함초롬바탕" w:hAnsi="Cambria Math"/>
                        <w:lang w:eastAsia="ko-KR"/>
                      </w:rPr>
                    </m:ctrlPr>
                  </m:sSubPr>
                  <m:e>
                    <m:r>
                      <w:rPr>
                        <w:rFonts w:ascii="Cambria Math" w:eastAsia="함초롬바탕" w:hAnsi="Cambria Math"/>
                        <w:lang w:eastAsia="ko-KR"/>
                      </w:rPr>
                      <m:t>T</m:t>
                    </m:r>
                  </m:e>
                  <m:sub>
                    <m:r>
                      <w:rPr>
                        <w:rFonts w:ascii="Cambria Math" w:eastAsia="함초롬바탕" w:hAnsi="Cambria Math"/>
                        <w:lang w:eastAsia="ko-KR"/>
                      </w:rPr>
                      <m:t>hi</m:t>
                    </m:r>
                  </m:sub>
                </m:sSub>
              </m:oMath>
            </m:oMathPara>
          </w:p>
        </w:tc>
        <w:tc>
          <w:tcPr>
            <w:tcW w:w="274" w:type="pct"/>
            <w:vAlign w:val="center"/>
          </w:tcPr>
          <w:p w14:paraId="5B5F7F48" w14:textId="77777777" w:rsidR="007703AC" w:rsidRPr="003030D2" w:rsidRDefault="007703AC" w:rsidP="007703AC">
            <w:pPr>
              <w:pStyle w:val="MDPI3aequationnumber"/>
              <w:spacing w:line="260" w:lineRule="atLeast"/>
            </w:pPr>
            <w:r w:rsidRPr="003030D2">
              <w:t>(</w:t>
            </w:r>
            <w:r>
              <w:t>7</w:t>
            </w:r>
            <w:r w:rsidRPr="003030D2">
              <w:t>)</w:t>
            </w:r>
          </w:p>
        </w:tc>
      </w:tr>
      <w:tr w:rsidR="007703AC" w:rsidRPr="00754C37" w14:paraId="233152E6" w14:textId="77777777" w:rsidTr="00EE335C">
        <w:tc>
          <w:tcPr>
            <w:tcW w:w="4726" w:type="pct"/>
          </w:tcPr>
          <w:p w14:paraId="75684E6B" w14:textId="77777777" w:rsidR="007703AC" w:rsidRPr="00EE335C" w:rsidRDefault="007703AC" w:rsidP="00EE335C">
            <w:pPr>
              <w:ind w:firstLine="204"/>
              <w:rPr>
                <w:rFonts w:ascii="Cambria Math" w:eastAsia="함초롬바탕" w:hAnsi="Cambria Math"/>
                <w:lang w:eastAsia="ko-KR"/>
                <w:oMath/>
              </w:rPr>
            </w:pPr>
            <m:oMathPara>
              <m:oMath>
                <m:sSub>
                  <m:sSubPr>
                    <m:ctrlPr>
                      <w:rPr>
                        <w:rFonts w:ascii="Cambria Math" w:eastAsia="함초롬바탕" w:hAnsi="Cambria Math"/>
                        <w:lang w:eastAsia="ko-KR"/>
                      </w:rPr>
                    </m:ctrlPr>
                  </m:sSubPr>
                  <m:e>
                    <m:acc>
                      <m:accPr>
                        <m:chr m:val="̇"/>
                        <m:ctrlPr>
                          <w:rPr>
                            <w:rFonts w:ascii="Cambria Math" w:eastAsia="함초롬바탕" w:hAnsi="Cambria Math"/>
                            <w:lang w:eastAsia="ko-KR"/>
                          </w:rPr>
                        </m:ctrlPr>
                      </m:accPr>
                      <m:e>
                        <m:r>
                          <w:rPr>
                            <w:rFonts w:ascii="Cambria Math" w:eastAsia="함초롬바탕" w:hAnsi="Cambria Math"/>
                            <w:lang w:eastAsia="ko-KR"/>
                          </w:rPr>
                          <m:t>T</m:t>
                        </m:r>
                      </m:e>
                    </m:acc>
                  </m:e>
                  <m:sub>
                    <m:r>
                      <w:rPr>
                        <w:rFonts w:ascii="Cambria Math" w:eastAsia="함초롬바탕" w:hAnsi="Cambria Math"/>
                        <w:lang w:eastAsia="ko-KR"/>
                      </w:rPr>
                      <m:t>co</m:t>
                    </m:r>
                  </m:sub>
                </m:sSub>
                <m:r>
                  <m:rPr>
                    <m:sty m:val="p"/>
                  </m:rPr>
                  <w:rPr>
                    <w:rFonts w:ascii="Cambria Math" w:eastAsia="함초롬바탕" w:hAnsi="Cambria Math"/>
                    <w:lang w:eastAsia="ko-KR"/>
                  </w:rPr>
                  <m:t>=-</m:t>
                </m:r>
                <m:d>
                  <m:dPr>
                    <m:ctrlPr>
                      <w:rPr>
                        <w:rFonts w:ascii="Cambria Math" w:eastAsia="함초롬바탕" w:hAnsi="Cambria Math"/>
                        <w:lang w:eastAsia="ko-KR"/>
                      </w:rPr>
                    </m:ctrlPr>
                  </m:dPr>
                  <m:e>
                    <m:f>
                      <m:fPr>
                        <m:ctrlPr>
                          <w:rPr>
                            <w:rFonts w:ascii="Cambria Math" w:eastAsia="함초롬바탕" w:hAnsi="Cambria Math"/>
                            <w:lang w:eastAsia="ko-KR"/>
                          </w:rPr>
                        </m:ctrlPr>
                      </m:fPr>
                      <m:num>
                        <m:r>
                          <m:rPr>
                            <m:sty m:val="p"/>
                          </m:rPr>
                          <w:rPr>
                            <w:rFonts w:ascii="Cambria Math" w:eastAsia="함초롬바탕" w:hAnsi="Cambria Math"/>
                            <w:lang w:eastAsia="ko-KR"/>
                          </w:rPr>
                          <m:t>120</m:t>
                        </m:r>
                        <m:sSub>
                          <m:sSubPr>
                            <m:ctrlPr>
                              <w:rPr>
                                <w:rFonts w:ascii="Cambria Math" w:eastAsia="함초롬바탕" w:hAnsi="Cambria Math"/>
                                <w:lang w:eastAsia="ko-KR"/>
                              </w:rPr>
                            </m:ctrlPr>
                          </m:sSubPr>
                          <m:e>
                            <m:r>
                              <w:rPr>
                                <w:rFonts w:ascii="Cambria Math" w:eastAsia="함초롬바탕" w:hAnsi="Cambria Math"/>
                                <w:lang w:eastAsia="ko-KR"/>
                              </w:rPr>
                              <m:t>k</m:t>
                            </m:r>
                          </m:e>
                          <m:sub>
                            <m:r>
                              <w:rPr>
                                <w:rFonts w:ascii="Cambria Math" w:eastAsia="함초롬바탕" w:hAnsi="Cambria Math"/>
                                <w:lang w:eastAsia="ko-KR"/>
                              </w:rPr>
                              <m:t>pv</m:t>
                            </m:r>
                          </m:sub>
                        </m:sSub>
                        <m:sSub>
                          <m:sSubPr>
                            <m:ctrlPr>
                              <w:rPr>
                                <w:rFonts w:ascii="Cambria Math" w:eastAsia="함초롬바탕" w:hAnsi="Cambria Math"/>
                                <w:lang w:eastAsia="ko-KR"/>
                              </w:rPr>
                            </m:ctrlPr>
                          </m:sSubPr>
                          <m:e>
                            <m:r>
                              <w:rPr>
                                <w:rFonts w:ascii="Cambria Math" w:eastAsia="함초롬바탕" w:hAnsi="Cambria Math"/>
                                <w:lang w:eastAsia="ko-KR"/>
                              </w:rPr>
                              <m:t>f</m:t>
                            </m:r>
                          </m:e>
                          <m:sub>
                            <m:r>
                              <w:rPr>
                                <w:rFonts w:ascii="Cambria Math" w:eastAsia="함초롬바탕" w:hAnsi="Cambria Math"/>
                                <w:lang w:eastAsia="ko-KR"/>
                              </w:rPr>
                              <m:t>m</m:t>
                            </m:r>
                          </m:sub>
                        </m:sSub>
                      </m:num>
                      <m:den>
                        <m:sSub>
                          <m:sSubPr>
                            <m:ctrlPr>
                              <w:rPr>
                                <w:rFonts w:ascii="Cambria Math" w:eastAsia="함초롬바탕" w:hAnsi="Cambria Math"/>
                                <w:lang w:eastAsia="ko-KR"/>
                              </w:rPr>
                            </m:ctrlPr>
                          </m:sSubPr>
                          <m:e>
                            <m:r>
                              <w:rPr>
                                <w:rFonts w:ascii="Cambria Math" w:eastAsia="함초롬바탕" w:hAnsi="Cambria Math"/>
                                <w:lang w:eastAsia="ko-KR"/>
                              </w:rPr>
                              <m:t>p</m:t>
                            </m:r>
                          </m:e>
                          <m:sub>
                            <m:r>
                              <w:rPr>
                                <w:rFonts w:ascii="Cambria Math" w:eastAsia="함초롬바탕" w:hAnsi="Cambria Math"/>
                                <w:lang w:eastAsia="ko-KR"/>
                              </w:rPr>
                              <m:t>m</m:t>
                            </m:r>
                          </m:sub>
                        </m:sSub>
                        <m:sSub>
                          <m:sSubPr>
                            <m:ctrlPr>
                              <w:rPr>
                                <w:rFonts w:ascii="Cambria Math" w:eastAsia="함초롬바탕" w:hAnsi="Cambria Math"/>
                                <w:lang w:eastAsia="ko-KR"/>
                              </w:rPr>
                            </m:ctrlPr>
                          </m:sSubPr>
                          <m:e>
                            <m:r>
                              <w:rPr>
                                <w:rFonts w:ascii="Cambria Math" w:eastAsia="함초롬바탕" w:hAnsi="Cambria Math"/>
                                <w:lang w:eastAsia="ko-KR"/>
                              </w:rPr>
                              <m:t>V</m:t>
                            </m:r>
                          </m:e>
                          <m:sub>
                            <m:r>
                              <w:rPr>
                                <w:rFonts w:ascii="Cambria Math" w:eastAsia="함초롬바탕" w:hAnsi="Cambria Math"/>
                                <w:lang w:eastAsia="ko-KR"/>
                              </w:rPr>
                              <m:t>c</m:t>
                            </m:r>
                          </m:sub>
                        </m:sSub>
                      </m:den>
                    </m:f>
                    <m:r>
                      <m:rPr>
                        <m:sty m:val="p"/>
                      </m:rPr>
                      <w:rPr>
                        <w:rFonts w:ascii="Cambria Math" w:eastAsia="함초롬바탕" w:hAnsi="Cambria Math"/>
                        <w:lang w:eastAsia="ko-KR"/>
                      </w:rPr>
                      <m:t>+</m:t>
                    </m:r>
                    <m:f>
                      <m:fPr>
                        <m:ctrlPr>
                          <w:rPr>
                            <w:rFonts w:ascii="Cambria Math" w:eastAsia="함초롬바탕" w:hAnsi="Cambria Math"/>
                            <w:lang w:eastAsia="ko-KR"/>
                          </w:rPr>
                        </m:ctrlPr>
                      </m:fPr>
                      <m:num>
                        <m:r>
                          <w:rPr>
                            <w:rFonts w:ascii="Cambria Math" w:eastAsia="함초롬바탕" w:hAnsi="Cambria Math"/>
                            <w:lang w:eastAsia="ko-KR"/>
                          </w:rPr>
                          <m:t>UA</m:t>
                        </m:r>
                      </m:num>
                      <m:den>
                        <m:sSub>
                          <m:sSubPr>
                            <m:ctrlPr>
                              <w:rPr>
                                <w:rFonts w:ascii="Cambria Math" w:eastAsia="함초롬바탕" w:hAnsi="Cambria Math"/>
                                <w:lang w:eastAsia="ko-KR"/>
                              </w:rPr>
                            </m:ctrlPr>
                          </m:sSubPr>
                          <m:e>
                            <m:r>
                              <w:rPr>
                                <w:rFonts w:ascii="Cambria Math" w:eastAsia="함초롬바탕" w:hAnsi="Cambria Math"/>
                                <w:lang w:eastAsia="ko-KR"/>
                              </w:rPr>
                              <m:t>V</m:t>
                            </m:r>
                          </m:e>
                          <m:sub>
                            <m:r>
                              <w:rPr>
                                <w:rFonts w:ascii="Cambria Math" w:eastAsia="함초롬바탕" w:hAnsi="Cambria Math"/>
                                <w:lang w:eastAsia="ko-KR"/>
                              </w:rPr>
                              <m:t>c</m:t>
                            </m:r>
                          </m:sub>
                        </m:sSub>
                        <m:sSub>
                          <m:sSubPr>
                            <m:ctrlPr>
                              <w:rPr>
                                <w:rFonts w:ascii="Cambria Math" w:eastAsia="함초롬바탕" w:hAnsi="Cambria Math"/>
                                <w:lang w:eastAsia="ko-KR"/>
                              </w:rPr>
                            </m:ctrlPr>
                          </m:sSubPr>
                          <m:e>
                            <m:r>
                              <w:rPr>
                                <w:rFonts w:ascii="Cambria Math" w:eastAsia="함초롬바탕" w:hAnsi="Cambria Math"/>
                                <w:lang w:eastAsia="ko-KR"/>
                              </w:rPr>
                              <m:t>ρ</m:t>
                            </m:r>
                          </m:e>
                          <m:sub>
                            <m:r>
                              <w:rPr>
                                <w:rFonts w:ascii="Cambria Math" w:eastAsia="함초롬바탕" w:hAnsi="Cambria Math"/>
                                <w:lang w:eastAsia="ko-KR"/>
                              </w:rPr>
                              <m:t>c</m:t>
                            </m:r>
                          </m:sub>
                        </m:sSub>
                        <m:sSub>
                          <m:sSubPr>
                            <m:ctrlPr>
                              <w:rPr>
                                <w:rFonts w:ascii="Cambria Math" w:eastAsia="함초롬바탕" w:hAnsi="Cambria Math"/>
                                <w:lang w:eastAsia="ko-KR"/>
                              </w:rPr>
                            </m:ctrlPr>
                          </m:sSubPr>
                          <m:e>
                            <m:r>
                              <w:rPr>
                                <w:rFonts w:ascii="Cambria Math" w:eastAsia="함초롬바탕" w:hAnsi="Cambria Math"/>
                                <w:lang w:eastAsia="ko-KR"/>
                              </w:rPr>
                              <m:t>c</m:t>
                            </m:r>
                          </m:e>
                          <m:sub>
                            <m:r>
                              <w:rPr>
                                <w:rFonts w:ascii="Cambria Math" w:eastAsia="함초롬바탕" w:hAnsi="Cambria Math"/>
                                <w:lang w:eastAsia="ko-KR"/>
                              </w:rPr>
                              <m:t>pc</m:t>
                            </m:r>
                          </m:sub>
                        </m:sSub>
                      </m:den>
                    </m:f>
                  </m:e>
                </m:d>
                <m:sSub>
                  <m:sSubPr>
                    <m:ctrlPr>
                      <w:rPr>
                        <w:rFonts w:ascii="Cambria Math" w:eastAsia="함초롬바탕" w:hAnsi="Cambria Math"/>
                        <w:lang w:eastAsia="ko-KR"/>
                      </w:rPr>
                    </m:ctrlPr>
                  </m:sSubPr>
                  <m:e>
                    <m:r>
                      <w:rPr>
                        <w:rFonts w:ascii="Cambria Math" w:eastAsia="함초롬바탕" w:hAnsi="Cambria Math"/>
                        <w:lang w:eastAsia="ko-KR"/>
                      </w:rPr>
                      <m:t>T</m:t>
                    </m:r>
                  </m:e>
                  <m:sub>
                    <m:r>
                      <w:rPr>
                        <w:rFonts w:ascii="Cambria Math" w:eastAsia="함초롬바탕" w:hAnsi="Cambria Math"/>
                        <w:lang w:eastAsia="ko-KR"/>
                      </w:rPr>
                      <m:t>co</m:t>
                    </m:r>
                  </m:sub>
                </m:sSub>
                <m:r>
                  <m:rPr>
                    <m:sty m:val="p"/>
                  </m:rPr>
                  <w:rPr>
                    <w:rFonts w:ascii="Cambria Math" w:eastAsia="함초롬바탕" w:hAnsi="Cambria Math"/>
                    <w:lang w:eastAsia="ko-KR"/>
                  </w:rPr>
                  <m:t>+</m:t>
                </m:r>
                <m:f>
                  <m:fPr>
                    <m:ctrlPr>
                      <w:rPr>
                        <w:rFonts w:ascii="Cambria Math" w:eastAsia="함초롬바탕" w:hAnsi="Cambria Math"/>
                        <w:lang w:eastAsia="ko-KR"/>
                      </w:rPr>
                    </m:ctrlPr>
                  </m:fPr>
                  <m:num>
                    <m:r>
                      <w:rPr>
                        <w:rFonts w:ascii="Cambria Math" w:eastAsia="함초롬바탕" w:hAnsi="Cambria Math"/>
                        <w:lang w:eastAsia="ko-KR"/>
                      </w:rPr>
                      <m:t>UA</m:t>
                    </m:r>
                  </m:num>
                  <m:den>
                    <m:sSub>
                      <m:sSubPr>
                        <m:ctrlPr>
                          <w:rPr>
                            <w:rFonts w:ascii="Cambria Math" w:eastAsia="함초롬바탕" w:hAnsi="Cambria Math"/>
                            <w:lang w:eastAsia="ko-KR"/>
                          </w:rPr>
                        </m:ctrlPr>
                      </m:sSubPr>
                      <m:e>
                        <m:r>
                          <w:rPr>
                            <w:rFonts w:ascii="Cambria Math" w:eastAsia="함초롬바탕" w:hAnsi="Cambria Math"/>
                            <w:lang w:eastAsia="ko-KR"/>
                          </w:rPr>
                          <m:t>V</m:t>
                        </m:r>
                      </m:e>
                      <m:sub>
                        <m:r>
                          <w:rPr>
                            <w:rFonts w:ascii="Cambria Math" w:eastAsia="함초롬바탕" w:hAnsi="Cambria Math"/>
                            <w:lang w:eastAsia="ko-KR"/>
                          </w:rPr>
                          <m:t>c</m:t>
                        </m:r>
                      </m:sub>
                    </m:sSub>
                    <m:sSub>
                      <m:sSubPr>
                        <m:ctrlPr>
                          <w:rPr>
                            <w:rFonts w:ascii="Cambria Math" w:eastAsia="함초롬바탕" w:hAnsi="Cambria Math"/>
                            <w:lang w:eastAsia="ko-KR"/>
                          </w:rPr>
                        </m:ctrlPr>
                      </m:sSubPr>
                      <m:e>
                        <m:r>
                          <w:rPr>
                            <w:rFonts w:ascii="Cambria Math" w:eastAsia="함초롬바탕" w:hAnsi="Cambria Math"/>
                            <w:lang w:eastAsia="ko-KR"/>
                          </w:rPr>
                          <m:t>ρ</m:t>
                        </m:r>
                      </m:e>
                      <m:sub>
                        <m:r>
                          <w:rPr>
                            <w:rFonts w:ascii="Cambria Math" w:eastAsia="함초롬바탕" w:hAnsi="Cambria Math"/>
                            <w:lang w:eastAsia="ko-KR"/>
                          </w:rPr>
                          <m:t>c</m:t>
                        </m:r>
                      </m:sub>
                    </m:sSub>
                    <m:sSub>
                      <m:sSubPr>
                        <m:ctrlPr>
                          <w:rPr>
                            <w:rFonts w:ascii="Cambria Math" w:eastAsia="함초롬바탕" w:hAnsi="Cambria Math"/>
                            <w:lang w:eastAsia="ko-KR"/>
                          </w:rPr>
                        </m:ctrlPr>
                      </m:sSubPr>
                      <m:e>
                        <m:r>
                          <w:rPr>
                            <w:rFonts w:ascii="Cambria Math" w:eastAsia="함초롬바탕" w:hAnsi="Cambria Math"/>
                            <w:lang w:eastAsia="ko-KR"/>
                          </w:rPr>
                          <m:t>c</m:t>
                        </m:r>
                      </m:e>
                      <m:sub>
                        <m:r>
                          <w:rPr>
                            <w:rFonts w:ascii="Cambria Math" w:eastAsia="함초롬바탕" w:hAnsi="Cambria Math"/>
                            <w:lang w:eastAsia="ko-KR"/>
                          </w:rPr>
                          <m:t>pc</m:t>
                        </m:r>
                      </m:sub>
                    </m:sSub>
                  </m:den>
                </m:f>
                <m:sSub>
                  <m:sSubPr>
                    <m:ctrlPr>
                      <w:rPr>
                        <w:rFonts w:ascii="Cambria Math" w:eastAsia="함초롬바탕" w:hAnsi="Cambria Math"/>
                        <w:lang w:eastAsia="ko-KR"/>
                      </w:rPr>
                    </m:ctrlPr>
                  </m:sSubPr>
                  <m:e>
                    <m:r>
                      <w:rPr>
                        <w:rFonts w:ascii="Cambria Math" w:eastAsia="함초롬바탕" w:hAnsi="Cambria Math"/>
                        <w:lang w:eastAsia="ko-KR"/>
                      </w:rPr>
                      <m:t>T</m:t>
                    </m:r>
                  </m:e>
                  <m:sub>
                    <m:r>
                      <w:rPr>
                        <w:rFonts w:ascii="Cambria Math" w:eastAsia="함초롬바탕" w:hAnsi="Cambria Math"/>
                        <w:lang w:eastAsia="ko-KR"/>
                      </w:rPr>
                      <m:t>ho</m:t>
                    </m:r>
                  </m:sub>
                </m:sSub>
                <m:r>
                  <m:rPr>
                    <m:sty m:val="p"/>
                  </m:rPr>
                  <w:rPr>
                    <w:rFonts w:ascii="Cambria Math" w:eastAsia="함초롬바탕" w:hAnsi="Cambria Math"/>
                    <w:lang w:eastAsia="ko-KR"/>
                  </w:rPr>
                  <m:t>+</m:t>
                </m:r>
                <m:f>
                  <m:fPr>
                    <m:ctrlPr>
                      <w:rPr>
                        <w:rFonts w:ascii="Cambria Math" w:eastAsia="함초롬바탕" w:hAnsi="Cambria Math"/>
                        <w:lang w:eastAsia="ko-KR"/>
                      </w:rPr>
                    </m:ctrlPr>
                  </m:fPr>
                  <m:num>
                    <m:r>
                      <m:rPr>
                        <m:sty m:val="p"/>
                      </m:rPr>
                      <w:rPr>
                        <w:rFonts w:ascii="Cambria Math" w:eastAsia="함초롬바탕" w:hAnsi="Cambria Math"/>
                        <w:lang w:eastAsia="ko-KR"/>
                      </w:rPr>
                      <m:t>120</m:t>
                    </m:r>
                    <m:sSub>
                      <m:sSubPr>
                        <m:ctrlPr>
                          <w:rPr>
                            <w:rFonts w:ascii="Cambria Math" w:eastAsia="함초롬바탕" w:hAnsi="Cambria Math"/>
                            <w:lang w:eastAsia="ko-KR"/>
                          </w:rPr>
                        </m:ctrlPr>
                      </m:sSubPr>
                      <m:e>
                        <m:r>
                          <w:rPr>
                            <w:rFonts w:ascii="Cambria Math" w:eastAsia="함초롬바탕" w:hAnsi="Cambria Math"/>
                            <w:lang w:eastAsia="ko-KR"/>
                          </w:rPr>
                          <m:t>k</m:t>
                        </m:r>
                      </m:e>
                      <m:sub>
                        <m:r>
                          <w:rPr>
                            <w:rFonts w:ascii="Cambria Math" w:eastAsia="함초롬바탕" w:hAnsi="Cambria Math"/>
                            <w:lang w:eastAsia="ko-KR"/>
                          </w:rPr>
                          <m:t>pv</m:t>
                        </m:r>
                      </m:sub>
                    </m:sSub>
                    <m:sSub>
                      <m:sSubPr>
                        <m:ctrlPr>
                          <w:rPr>
                            <w:rFonts w:ascii="Cambria Math" w:eastAsia="함초롬바탕" w:hAnsi="Cambria Math"/>
                            <w:lang w:eastAsia="ko-KR"/>
                          </w:rPr>
                        </m:ctrlPr>
                      </m:sSubPr>
                      <m:e>
                        <m:r>
                          <w:rPr>
                            <w:rFonts w:ascii="Cambria Math" w:eastAsia="함초롬바탕" w:hAnsi="Cambria Math"/>
                            <w:lang w:eastAsia="ko-KR"/>
                          </w:rPr>
                          <m:t>f</m:t>
                        </m:r>
                      </m:e>
                      <m:sub>
                        <m:r>
                          <w:rPr>
                            <w:rFonts w:ascii="Cambria Math" w:eastAsia="함초롬바탕" w:hAnsi="Cambria Math"/>
                            <w:lang w:eastAsia="ko-KR"/>
                          </w:rPr>
                          <m:t>m</m:t>
                        </m:r>
                      </m:sub>
                    </m:sSub>
                  </m:num>
                  <m:den>
                    <m:sSub>
                      <m:sSubPr>
                        <m:ctrlPr>
                          <w:rPr>
                            <w:rFonts w:ascii="Cambria Math" w:eastAsia="함초롬바탕" w:hAnsi="Cambria Math"/>
                            <w:lang w:eastAsia="ko-KR"/>
                          </w:rPr>
                        </m:ctrlPr>
                      </m:sSubPr>
                      <m:e>
                        <m:r>
                          <w:rPr>
                            <w:rFonts w:ascii="Cambria Math" w:eastAsia="함초롬바탕" w:hAnsi="Cambria Math"/>
                            <w:lang w:eastAsia="ko-KR"/>
                          </w:rPr>
                          <m:t>p</m:t>
                        </m:r>
                      </m:e>
                      <m:sub>
                        <m:r>
                          <w:rPr>
                            <w:rFonts w:ascii="Cambria Math" w:eastAsia="함초롬바탕" w:hAnsi="Cambria Math"/>
                            <w:lang w:eastAsia="ko-KR"/>
                          </w:rPr>
                          <m:t>m</m:t>
                        </m:r>
                      </m:sub>
                    </m:sSub>
                    <m:sSub>
                      <m:sSubPr>
                        <m:ctrlPr>
                          <w:rPr>
                            <w:rFonts w:ascii="Cambria Math" w:eastAsia="함초롬바탕" w:hAnsi="Cambria Math"/>
                            <w:lang w:eastAsia="ko-KR"/>
                          </w:rPr>
                        </m:ctrlPr>
                      </m:sSubPr>
                      <m:e>
                        <m:r>
                          <w:rPr>
                            <w:rFonts w:ascii="Cambria Math" w:eastAsia="함초롬바탕" w:hAnsi="Cambria Math"/>
                            <w:lang w:eastAsia="ko-KR"/>
                          </w:rPr>
                          <m:t>V</m:t>
                        </m:r>
                      </m:e>
                      <m:sub>
                        <m:r>
                          <w:rPr>
                            <w:rFonts w:ascii="Cambria Math" w:eastAsia="함초롬바탕" w:hAnsi="Cambria Math"/>
                            <w:lang w:eastAsia="ko-KR"/>
                          </w:rPr>
                          <m:t>c</m:t>
                        </m:r>
                      </m:sub>
                    </m:sSub>
                  </m:den>
                </m:f>
                <m:sSub>
                  <m:sSubPr>
                    <m:ctrlPr>
                      <w:rPr>
                        <w:rFonts w:ascii="Cambria Math" w:eastAsia="함초롬바탕" w:hAnsi="Cambria Math"/>
                        <w:lang w:eastAsia="ko-KR"/>
                      </w:rPr>
                    </m:ctrlPr>
                  </m:sSubPr>
                  <m:e>
                    <m:r>
                      <w:rPr>
                        <w:rFonts w:ascii="Cambria Math" w:eastAsia="함초롬바탕" w:hAnsi="Cambria Math"/>
                        <w:lang w:eastAsia="ko-KR"/>
                      </w:rPr>
                      <m:t>T</m:t>
                    </m:r>
                  </m:e>
                  <m:sub>
                    <m:r>
                      <w:rPr>
                        <w:rFonts w:ascii="Cambria Math" w:eastAsia="함초롬바탕" w:hAnsi="Cambria Math"/>
                        <w:lang w:eastAsia="ko-KR"/>
                      </w:rPr>
                      <m:t>ci</m:t>
                    </m:r>
                  </m:sub>
                </m:sSub>
              </m:oMath>
            </m:oMathPara>
          </w:p>
        </w:tc>
        <w:tc>
          <w:tcPr>
            <w:tcW w:w="274" w:type="pct"/>
            <w:vAlign w:val="center"/>
          </w:tcPr>
          <w:p w14:paraId="3D95497F" w14:textId="77777777" w:rsidR="007703AC" w:rsidRPr="003030D2" w:rsidRDefault="007703AC" w:rsidP="007703AC">
            <w:pPr>
              <w:pStyle w:val="MDPI3aequationnumber"/>
              <w:spacing w:line="260" w:lineRule="atLeast"/>
            </w:pPr>
            <w:r w:rsidRPr="003030D2">
              <w:t>(</w:t>
            </w:r>
            <w:r>
              <w:t>8</w:t>
            </w:r>
            <w:r w:rsidRPr="003030D2">
              <w:t>)</w:t>
            </w:r>
          </w:p>
        </w:tc>
      </w:tr>
      <w:tr w:rsidR="007703AC" w:rsidRPr="00754C37" w14:paraId="42C19824" w14:textId="77777777" w:rsidTr="00EE335C">
        <w:tc>
          <w:tcPr>
            <w:tcW w:w="4726" w:type="pct"/>
          </w:tcPr>
          <w:p w14:paraId="3645F927" w14:textId="77777777" w:rsidR="007703AC" w:rsidRPr="00EE335C" w:rsidRDefault="007703AC" w:rsidP="00EE335C">
            <w:pPr>
              <w:ind w:firstLine="204"/>
              <w:rPr>
                <w:rFonts w:ascii="Cambria Math" w:eastAsia="함초롬바탕" w:hAnsi="Cambria Math"/>
                <w:lang w:eastAsia="ko-KR"/>
              </w:rPr>
            </w:pPr>
            <m:oMathPara>
              <m:oMath>
                <m:sSub>
                  <m:sSubPr>
                    <m:ctrlPr>
                      <w:rPr>
                        <w:rFonts w:ascii="Cambria Math" w:eastAsia="함초롬바탕" w:hAnsi="Cambria Math"/>
                        <w:lang w:eastAsia="ko-KR"/>
                      </w:rPr>
                    </m:ctrlPr>
                  </m:sSubPr>
                  <m:e>
                    <m:acc>
                      <m:accPr>
                        <m:chr m:val="̇"/>
                        <m:ctrlPr>
                          <w:rPr>
                            <w:rFonts w:ascii="Cambria Math" w:eastAsia="함초롬바탕" w:hAnsi="Cambria Math"/>
                            <w:lang w:eastAsia="ko-KR"/>
                          </w:rPr>
                        </m:ctrlPr>
                      </m:accPr>
                      <m:e>
                        <m:r>
                          <w:rPr>
                            <w:rFonts w:ascii="Cambria Math" w:eastAsia="함초롬바탕" w:hAnsi="Cambria Math"/>
                            <w:lang w:eastAsia="ko-KR"/>
                          </w:rPr>
                          <m:t>T</m:t>
                        </m:r>
                      </m:e>
                    </m:acc>
                  </m:e>
                  <m:sub>
                    <m:r>
                      <w:rPr>
                        <w:rFonts w:ascii="Cambria Math" w:eastAsia="함초롬바탕" w:hAnsi="Cambria Math"/>
                        <w:lang w:eastAsia="ko-KR"/>
                      </w:rPr>
                      <m:t>out</m:t>
                    </m:r>
                  </m:sub>
                </m:sSub>
                <m:r>
                  <m:rPr>
                    <m:sty m:val="p"/>
                  </m:rPr>
                  <w:rPr>
                    <w:rFonts w:ascii="Cambria Math" w:eastAsia="함초롬바탕" w:hAnsi="Cambria Math"/>
                    <w:lang w:eastAsia="ko-KR"/>
                  </w:rPr>
                  <m:t>=-</m:t>
                </m:r>
                <m:f>
                  <m:fPr>
                    <m:ctrlPr>
                      <w:rPr>
                        <w:rFonts w:ascii="Cambria Math" w:eastAsia="함초롬바탕" w:hAnsi="Cambria Math"/>
                        <w:lang w:eastAsia="ko-KR"/>
                      </w:rPr>
                    </m:ctrlPr>
                  </m:fPr>
                  <m:num>
                    <m:sSub>
                      <m:sSubPr>
                        <m:ctrlPr>
                          <w:rPr>
                            <w:rFonts w:ascii="Cambria Math" w:eastAsia="함초롬바탕" w:hAnsi="Cambria Math"/>
                            <w:lang w:eastAsia="ko-KR"/>
                          </w:rPr>
                        </m:ctrlPr>
                      </m:sSubPr>
                      <m:e>
                        <m:r>
                          <w:rPr>
                            <w:rFonts w:ascii="Cambria Math" w:eastAsia="함초롬바탕" w:hAnsi="Cambria Math"/>
                            <w:lang w:eastAsia="ko-KR"/>
                          </w:rPr>
                          <m:t>F</m:t>
                        </m:r>
                      </m:e>
                      <m:sub>
                        <m:r>
                          <w:rPr>
                            <w:rFonts w:ascii="Cambria Math" w:eastAsia="함초롬바탕" w:hAnsi="Cambria Math"/>
                            <w:lang w:eastAsia="ko-KR"/>
                          </w:rPr>
                          <m:t>hin</m:t>
                        </m:r>
                      </m:sub>
                    </m:sSub>
                  </m:num>
                  <m:den>
                    <m:sSub>
                      <m:sSubPr>
                        <m:ctrlPr>
                          <w:rPr>
                            <w:rFonts w:ascii="Cambria Math" w:eastAsia="함초롬바탕" w:hAnsi="Cambria Math"/>
                            <w:lang w:eastAsia="ko-KR"/>
                          </w:rPr>
                        </m:ctrlPr>
                      </m:sSubPr>
                      <m:e>
                        <m:r>
                          <w:rPr>
                            <w:rFonts w:ascii="Cambria Math" w:eastAsia="함초롬바탕" w:hAnsi="Cambria Math"/>
                            <w:lang w:eastAsia="ko-KR"/>
                          </w:rPr>
                          <m:t>V</m:t>
                        </m:r>
                      </m:e>
                      <m:sub>
                        <m:r>
                          <m:rPr>
                            <m:sty m:val="p"/>
                          </m:rPr>
                          <w:rPr>
                            <w:rFonts w:ascii="Cambria Math" w:eastAsia="함초롬바탕" w:hAnsi="Cambria Math"/>
                            <w:lang w:eastAsia="ko-KR"/>
                          </w:rPr>
                          <m:t>3</m:t>
                        </m:r>
                        <m:r>
                          <w:rPr>
                            <w:rFonts w:ascii="Cambria Math" w:eastAsia="함초롬바탕" w:hAnsi="Cambria Math"/>
                            <w:lang w:eastAsia="ko-KR"/>
                          </w:rPr>
                          <m:t>wv</m:t>
                        </m:r>
                      </m:sub>
                    </m:sSub>
                  </m:den>
                </m:f>
                <m:sSub>
                  <m:sSubPr>
                    <m:ctrlPr>
                      <w:rPr>
                        <w:rFonts w:ascii="Cambria Math" w:eastAsia="함초롬바탕" w:hAnsi="Cambria Math"/>
                        <w:lang w:eastAsia="ko-KR"/>
                      </w:rPr>
                    </m:ctrlPr>
                  </m:sSubPr>
                  <m:e>
                    <m:r>
                      <w:rPr>
                        <w:rFonts w:ascii="Cambria Math" w:eastAsia="함초롬바탕" w:hAnsi="Cambria Math"/>
                        <w:lang w:eastAsia="ko-KR"/>
                      </w:rPr>
                      <m:t>T</m:t>
                    </m:r>
                  </m:e>
                  <m:sub>
                    <m:r>
                      <w:rPr>
                        <w:rFonts w:ascii="Cambria Math" w:eastAsia="함초롬바탕" w:hAnsi="Cambria Math"/>
                        <w:lang w:eastAsia="ko-KR"/>
                      </w:rPr>
                      <m:t>out</m:t>
                    </m:r>
                  </m:sub>
                </m:sSub>
                <m:r>
                  <m:rPr>
                    <m:sty m:val="p"/>
                  </m:rPr>
                  <w:rPr>
                    <w:rFonts w:ascii="Cambria Math" w:eastAsia="함초롬바탕" w:hAnsi="Cambria Math"/>
                    <w:lang w:eastAsia="ko-KR"/>
                  </w:rPr>
                  <m:t>+</m:t>
                </m:r>
                <m:f>
                  <m:fPr>
                    <m:ctrlPr>
                      <w:rPr>
                        <w:rFonts w:ascii="Cambria Math" w:eastAsia="함초롬바탕" w:hAnsi="Cambria Math"/>
                        <w:lang w:eastAsia="ko-KR"/>
                      </w:rPr>
                    </m:ctrlPr>
                  </m:fPr>
                  <m:num>
                    <m:sSub>
                      <m:sSubPr>
                        <m:ctrlPr>
                          <w:rPr>
                            <w:rFonts w:ascii="Cambria Math" w:eastAsia="함초롬바탕" w:hAnsi="Cambria Math"/>
                            <w:lang w:eastAsia="ko-KR"/>
                          </w:rPr>
                        </m:ctrlPr>
                      </m:sSubPr>
                      <m:e>
                        <m:r>
                          <w:rPr>
                            <w:rFonts w:ascii="Cambria Math" w:eastAsia="함초롬바탕" w:hAnsi="Cambria Math"/>
                            <w:lang w:eastAsia="ko-KR"/>
                          </w:rPr>
                          <m:t>F</m:t>
                        </m:r>
                      </m:e>
                      <m:sub>
                        <m:r>
                          <w:rPr>
                            <w:rFonts w:ascii="Cambria Math" w:eastAsia="함초롬바탕" w:hAnsi="Cambria Math"/>
                            <w:lang w:eastAsia="ko-KR"/>
                          </w:rPr>
                          <m:t>hin</m:t>
                        </m:r>
                      </m:sub>
                    </m:sSub>
                    <m:sSub>
                      <m:sSubPr>
                        <m:ctrlPr>
                          <w:rPr>
                            <w:rFonts w:ascii="Cambria Math" w:eastAsia="함초롬바탕" w:hAnsi="Cambria Math"/>
                            <w:lang w:eastAsia="ko-KR"/>
                          </w:rPr>
                        </m:ctrlPr>
                      </m:sSubPr>
                      <m:e>
                        <m:r>
                          <w:rPr>
                            <w:rFonts w:ascii="Cambria Math" w:eastAsia="함초롬바탕" w:hAnsi="Cambria Math"/>
                            <w:lang w:eastAsia="ko-KR"/>
                          </w:rPr>
                          <m:t>O</m:t>
                        </m:r>
                      </m:e>
                      <m:sub>
                        <m:r>
                          <w:rPr>
                            <w:rFonts w:ascii="Cambria Math" w:eastAsia="함초롬바탕" w:hAnsi="Cambria Math"/>
                            <w:lang w:eastAsia="ko-KR"/>
                          </w:rPr>
                          <m:t>v</m:t>
                        </m:r>
                      </m:sub>
                    </m:sSub>
                  </m:num>
                  <m:den>
                    <m:sSub>
                      <m:sSubPr>
                        <m:ctrlPr>
                          <w:rPr>
                            <w:rFonts w:ascii="Cambria Math" w:eastAsia="함초롬바탕" w:hAnsi="Cambria Math"/>
                            <w:lang w:eastAsia="ko-KR"/>
                          </w:rPr>
                        </m:ctrlPr>
                      </m:sSubPr>
                      <m:e>
                        <m:r>
                          <w:rPr>
                            <w:rFonts w:ascii="Cambria Math" w:eastAsia="함초롬바탕" w:hAnsi="Cambria Math"/>
                            <w:lang w:eastAsia="ko-KR"/>
                          </w:rPr>
                          <m:t>V</m:t>
                        </m:r>
                      </m:e>
                      <m:sub>
                        <m:r>
                          <m:rPr>
                            <m:sty m:val="p"/>
                          </m:rPr>
                          <w:rPr>
                            <w:rFonts w:ascii="Cambria Math" w:eastAsia="함초롬바탕" w:hAnsi="Cambria Math"/>
                            <w:lang w:eastAsia="ko-KR"/>
                          </w:rPr>
                          <m:t>3</m:t>
                        </m:r>
                        <m:r>
                          <w:rPr>
                            <w:rFonts w:ascii="Cambria Math" w:eastAsia="함초롬바탕" w:hAnsi="Cambria Math"/>
                            <w:lang w:eastAsia="ko-KR"/>
                          </w:rPr>
                          <m:t>wv</m:t>
                        </m:r>
                      </m:sub>
                    </m:sSub>
                  </m:den>
                </m:f>
                <m:sSub>
                  <m:sSubPr>
                    <m:ctrlPr>
                      <w:rPr>
                        <w:rFonts w:ascii="Cambria Math" w:eastAsia="함초롬바탕" w:hAnsi="Cambria Math"/>
                        <w:lang w:eastAsia="ko-KR"/>
                      </w:rPr>
                    </m:ctrlPr>
                  </m:sSubPr>
                  <m:e>
                    <m:r>
                      <w:rPr>
                        <w:rFonts w:ascii="Cambria Math" w:eastAsia="함초롬바탕" w:hAnsi="Cambria Math"/>
                        <w:lang w:eastAsia="ko-KR"/>
                      </w:rPr>
                      <m:t>T</m:t>
                    </m:r>
                  </m:e>
                  <m:sub>
                    <m:r>
                      <w:rPr>
                        <w:rFonts w:ascii="Cambria Math" w:eastAsia="함초롬바탕" w:hAnsi="Cambria Math"/>
                        <w:lang w:eastAsia="ko-KR"/>
                      </w:rPr>
                      <m:t>ho</m:t>
                    </m:r>
                  </m:sub>
                </m:sSub>
                <m:r>
                  <m:rPr>
                    <m:sty m:val="p"/>
                  </m:rPr>
                  <w:rPr>
                    <w:rFonts w:ascii="Cambria Math" w:eastAsia="함초롬바탕" w:hAnsi="Cambria Math"/>
                    <w:lang w:eastAsia="ko-KR"/>
                  </w:rPr>
                  <m:t>+</m:t>
                </m:r>
                <m:f>
                  <m:fPr>
                    <m:ctrlPr>
                      <w:rPr>
                        <w:rFonts w:ascii="Cambria Math" w:eastAsia="함초롬바탕" w:hAnsi="Cambria Math"/>
                        <w:lang w:eastAsia="ko-KR"/>
                      </w:rPr>
                    </m:ctrlPr>
                  </m:fPr>
                  <m:num>
                    <m:sSub>
                      <m:sSubPr>
                        <m:ctrlPr>
                          <w:rPr>
                            <w:rFonts w:ascii="Cambria Math" w:eastAsia="함초롬바탕" w:hAnsi="Cambria Math"/>
                            <w:lang w:eastAsia="ko-KR"/>
                          </w:rPr>
                        </m:ctrlPr>
                      </m:sSubPr>
                      <m:e>
                        <m:r>
                          <w:rPr>
                            <w:rFonts w:ascii="Cambria Math" w:eastAsia="함초롬바탕" w:hAnsi="Cambria Math"/>
                            <w:lang w:eastAsia="ko-KR"/>
                          </w:rPr>
                          <m:t>F</m:t>
                        </m:r>
                      </m:e>
                      <m:sub>
                        <m:r>
                          <w:rPr>
                            <w:rFonts w:ascii="Cambria Math" w:eastAsia="함초롬바탕" w:hAnsi="Cambria Math"/>
                            <w:lang w:eastAsia="ko-KR"/>
                          </w:rPr>
                          <m:t>hin</m:t>
                        </m:r>
                      </m:sub>
                    </m:sSub>
                  </m:num>
                  <m:den>
                    <m:sSub>
                      <m:sSubPr>
                        <m:ctrlPr>
                          <w:rPr>
                            <w:rFonts w:ascii="Cambria Math" w:eastAsia="함초롬바탕" w:hAnsi="Cambria Math"/>
                            <w:lang w:eastAsia="ko-KR"/>
                          </w:rPr>
                        </m:ctrlPr>
                      </m:sSubPr>
                      <m:e>
                        <m:r>
                          <w:rPr>
                            <w:rFonts w:ascii="Cambria Math" w:eastAsia="함초롬바탕" w:hAnsi="Cambria Math"/>
                            <w:lang w:eastAsia="ko-KR"/>
                          </w:rPr>
                          <m:t>V</m:t>
                        </m:r>
                      </m:e>
                      <m:sub>
                        <m:r>
                          <m:rPr>
                            <m:sty m:val="p"/>
                          </m:rPr>
                          <w:rPr>
                            <w:rFonts w:ascii="Cambria Math" w:eastAsia="함초롬바탕" w:hAnsi="Cambria Math"/>
                            <w:lang w:eastAsia="ko-KR"/>
                          </w:rPr>
                          <m:t>3</m:t>
                        </m:r>
                        <m:r>
                          <w:rPr>
                            <w:rFonts w:ascii="Cambria Math" w:eastAsia="함초롬바탕" w:hAnsi="Cambria Math"/>
                            <w:lang w:eastAsia="ko-KR"/>
                          </w:rPr>
                          <m:t>wv</m:t>
                        </m:r>
                      </m:sub>
                    </m:sSub>
                  </m:den>
                </m:f>
                <m:sSub>
                  <m:sSubPr>
                    <m:ctrlPr>
                      <w:rPr>
                        <w:rFonts w:ascii="Cambria Math" w:eastAsia="함초롬바탕" w:hAnsi="Cambria Math"/>
                        <w:lang w:eastAsia="ko-KR"/>
                      </w:rPr>
                    </m:ctrlPr>
                  </m:sSubPr>
                  <m:e>
                    <m:r>
                      <w:rPr>
                        <w:rFonts w:ascii="Cambria Math" w:eastAsia="함초롬바탕" w:hAnsi="Cambria Math"/>
                        <w:lang w:eastAsia="ko-KR"/>
                      </w:rPr>
                      <m:t>T</m:t>
                    </m:r>
                  </m:e>
                  <m:sub>
                    <m:r>
                      <w:rPr>
                        <w:rFonts w:ascii="Cambria Math" w:eastAsia="함초롬바탕" w:hAnsi="Cambria Math"/>
                        <w:lang w:eastAsia="ko-KR"/>
                      </w:rPr>
                      <m:t>hi</m:t>
                    </m:r>
                  </m:sub>
                </m:sSub>
                <m:r>
                  <m:rPr>
                    <m:sty m:val="p"/>
                  </m:rPr>
                  <w:rPr>
                    <w:rFonts w:ascii="Cambria Math" w:eastAsia="함초롬바탕" w:hAnsi="Cambria Math"/>
                    <w:lang w:eastAsia="ko-KR"/>
                  </w:rPr>
                  <m:t>-</m:t>
                </m:r>
                <m:f>
                  <m:fPr>
                    <m:ctrlPr>
                      <w:rPr>
                        <w:rFonts w:ascii="Cambria Math" w:eastAsia="함초롬바탕" w:hAnsi="Cambria Math"/>
                        <w:lang w:eastAsia="ko-KR"/>
                      </w:rPr>
                    </m:ctrlPr>
                  </m:fPr>
                  <m:num>
                    <m:sSub>
                      <m:sSubPr>
                        <m:ctrlPr>
                          <w:rPr>
                            <w:rFonts w:ascii="Cambria Math" w:eastAsia="함초롬바탕" w:hAnsi="Cambria Math"/>
                            <w:lang w:eastAsia="ko-KR"/>
                          </w:rPr>
                        </m:ctrlPr>
                      </m:sSubPr>
                      <m:e>
                        <m:r>
                          <w:rPr>
                            <w:rFonts w:ascii="Cambria Math" w:eastAsia="함초롬바탕" w:hAnsi="Cambria Math"/>
                            <w:lang w:eastAsia="ko-KR"/>
                          </w:rPr>
                          <m:t>F</m:t>
                        </m:r>
                      </m:e>
                      <m:sub>
                        <m:r>
                          <w:rPr>
                            <w:rFonts w:ascii="Cambria Math" w:eastAsia="함초롬바탕" w:hAnsi="Cambria Math"/>
                            <w:lang w:eastAsia="ko-KR"/>
                          </w:rPr>
                          <m:t>hin</m:t>
                        </m:r>
                      </m:sub>
                    </m:sSub>
                    <m:sSub>
                      <m:sSubPr>
                        <m:ctrlPr>
                          <w:rPr>
                            <w:rFonts w:ascii="Cambria Math" w:eastAsia="함초롬바탕" w:hAnsi="Cambria Math"/>
                            <w:lang w:eastAsia="ko-KR"/>
                          </w:rPr>
                        </m:ctrlPr>
                      </m:sSubPr>
                      <m:e>
                        <m:r>
                          <w:rPr>
                            <w:rFonts w:ascii="Cambria Math" w:eastAsia="함초롬바탕" w:hAnsi="Cambria Math"/>
                            <w:lang w:eastAsia="ko-KR"/>
                          </w:rPr>
                          <m:t>O</m:t>
                        </m:r>
                      </m:e>
                      <m:sub>
                        <m:r>
                          <w:rPr>
                            <w:rFonts w:ascii="Cambria Math" w:eastAsia="함초롬바탕" w:hAnsi="Cambria Math"/>
                            <w:lang w:eastAsia="ko-KR"/>
                          </w:rPr>
                          <m:t>v</m:t>
                        </m:r>
                      </m:sub>
                    </m:sSub>
                  </m:num>
                  <m:den>
                    <m:sSub>
                      <m:sSubPr>
                        <m:ctrlPr>
                          <w:rPr>
                            <w:rFonts w:ascii="Cambria Math" w:eastAsia="함초롬바탕" w:hAnsi="Cambria Math"/>
                            <w:lang w:eastAsia="ko-KR"/>
                          </w:rPr>
                        </m:ctrlPr>
                      </m:sSubPr>
                      <m:e>
                        <m:r>
                          <w:rPr>
                            <w:rFonts w:ascii="Cambria Math" w:eastAsia="함초롬바탕" w:hAnsi="Cambria Math"/>
                            <w:lang w:eastAsia="ko-KR"/>
                          </w:rPr>
                          <m:t>V</m:t>
                        </m:r>
                      </m:e>
                      <m:sub>
                        <m:r>
                          <m:rPr>
                            <m:sty m:val="p"/>
                          </m:rPr>
                          <w:rPr>
                            <w:rFonts w:ascii="Cambria Math" w:eastAsia="함초롬바탕" w:hAnsi="Cambria Math"/>
                            <w:lang w:eastAsia="ko-KR"/>
                          </w:rPr>
                          <m:t>3</m:t>
                        </m:r>
                        <m:r>
                          <w:rPr>
                            <w:rFonts w:ascii="Cambria Math" w:eastAsia="함초롬바탕" w:hAnsi="Cambria Math"/>
                            <w:lang w:eastAsia="ko-KR"/>
                          </w:rPr>
                          <m:t>wv</m:t>
                        </m:r>
                      </m:sub>
                    </m:sSub>
                  </m:den>
                </m:f>
                <m:sSub>
                  <m:sSubPr>
                    <m:ctrlPr>
                      <w:rPr>
                        <w:rFonts w:ascii="Cambria Math" w:eastAsia="함초롬바탕" w:hAnsi="Cambria Math"/>
                        <w:lang w:eastAsia="ko-KR"/>
                      </w:rPr>
                    </m:ctrlPr>
                  </m:sSubPr>
                  <m:e>
                    <m:r>
                      <w:rPr>
                        <w:rFonts w:ascii="Cambria Math" w:eastAsia="함초롬바탕" w:hAnsi="Cambria Math"/>
                        <w:lang w:eastAsia="ko-KR"/>
                      </w:rPr>
                      <m:t>T</m:t>
                    </m:r>
                  </m:e>
                  <m:sub>
                    <m:r>
                      <w:rPr>
                        <w:rFonts w:ascii="Cambria Math" w:eastAsia="함초롬바탕" w:hAnsi="Cambria Math"/>
                        <w:lang w:eastAsia="ko-KR"/>
                      </w:rPr>
                      <m:t>hi</m:t>
                    </m:r>
                  </m:sub>
                </m:sSub>
              </m:oMath>
            </m:oMathPara>
          </w:p>
        </w:tc>
        <w:tc>
          <w:tcPr>
            <w:tcW w:w="274" w:type="pct"/>
            <w:vAlign w:val="center"/>
          </w:tcPr>
          <w:p w14:paraId="35741E77" w14:textId="77777777" w:rsidR="007703AC" w:rsidRPr="00D41A38" w:rsidRDefault="007703AC" w:rsidP="007703AC">
            <w:pPr>
              <w:pStyle w:val="MDPI3aequationnumber"/>
              <w:spacing w:line="260" w:lineRule="atLeast"/>
              <w:rPr>
                <w:rFonts w:eastAsia="맑은 고딕"/>
                <w:lang w:eastAsia="ko-KR"/>
              </w:rPr>
            </w:pPr>
            <w:r>
              <w:rPr>
                <w:rFonts w:eastAsia="맑은 고딕" w:hint="eastAsia"/>
                <w:lang w:eastAsia="ko-KR"/>
              </w:rPr>
              <w:t>(</w:t>
            </w:r>
            <w:r>
              <w:rPr>
                <w:rFonts w:eastAsia="맑은 고딕"/>
                <w:lang w:eastAsia="ko-KR"/>
              </w:rPr>
              <w:t>9)</w:t>
            </w:r>
          </w:p>
        </w:tc>
      </w:tr>
    </w:tbl>
    <w:p w14:paraId="17F67FE9" w14:textId="77777777" w:rsidR="007703AC" w:rsidRPr="007703AC" w:rsidRDefault="007703AC" w:rsidP="007703AC">
      <w:pPr>
        <w:ind w:firstLine="204"/>
        <w:rPr>
          <w:rFonts w:eastAsia="함초롬바탕"/>
          <w:lang w:eastAsia="ko-KR"/>
        </w:rPr>
      </w:pPr>
      <w:r w:rsidRPr="007703AC">
        <w:rPr>
          <w:rFonts w:eastAsia="함초롬바탕"/>
          <w:lang w:eastAsia="ko-KR"/>
        </w:rPr>
        <w:t xml:space="preserve">As shown in equation (10), the SW pump motor power frequency </w:t>
      </w:r>
      <m:oMath>
        <m:sSub>
          <m:sSubPr>
            <m:ctrlPr>
              <w:rPr>
                <w:rFonts w:ascii="Cambria Math" w:eastAsia="함초롬바탕" w:hAnsi="Cambria Math"/>
                <w:lang w:eastAsia="ko-KR"/>
              </w:rPr>
            </m:ctrlPr>
          </m:sSubPr>
          <m:e>
            <m:r>
              <w:rPr>
                <w:rFonts w:ascii="Cambria Math" w:eastAsia="함초롬바탕" w:hAnsi="Cambria Math"/>
                <w:lang w:eastAsia="ko-KR"/>
              </w:rPr>
              <m:t>f</m:t>
            </m:r>
          </m:e>
          <m:sub>
            <m:r>
              <w:rPr>
                <w:rFonts w:ascii="Cambria Math" w:eastAsia="함초롬바탕" w:hAnsi="Cambria Math"/>
                <w:lang w:eastAsia="ko-KR"/>
              </w:rPr>
              <m:t>m</m:t>
            </m:r>
          </m:sub>
        </m:sSub>
      </m:oMath>
      <w:r w:rsidRPr="007703AC">
        <w:rPr>
          <w:rFonts w:eastAsia="함초롬바탕"/>
          <w:lang w:eastAsia="ko-KR"/>
        </w:rPr>
        <w:t xml:space="preserve">and 3-way valve opening degree </w:t>
      </w:r>
      <m:oMath>
        <m:sSub>
          <m:sSubPr>
            <m:ctrlPr>
              <w:rPr>
                <w:rFonts w:ascii="Cambria Math" w:eastAsia="함초롬바탕" w:hAnsi="Cambria Math"/>
                <w:lang w:eastAsia="ko-KR"/>
              </w:rPr>
            </m:ctrlPr>
          </m:sSubPr>
          <m:e>
            <m:r>
              <w:rPr>
                <w:rFonts w:ascii="Cambria Math" w:eastAsia="함초롬바탕" w:hAnsi="Cambria Math"/>
                <w:lang w:eastAsia="ko-KR"/>
              </w:rPr>
              <m:t>O</m:t>
            </m:r>
          </m:e>
          <m:sub>
            <m:r>
              <w:rPr>
                <w:rFonts w:ascii="Cambria Math" w:eastAsia="함초롬바탕" w:hAnsi="Cambria Math"/>
                <w:lang w:eastAsia="ko-KR"/>
              </w:rPr>
              <m:t>v</m:t>
            </m:r>
          </m:sub>
        </m:sSub>
      </m:oMath>
      <w:r w:rsidRPr="007703AC">
        <w:rPr>
          <w:rFonts w:eastAsia="함초롬바탕"/>
          <w:lang w:eastAsia="ko-KR"/>
        </w:rPr>
        <w:t xml:space="preserve">, which are the control inputs, are selected as the input </w:t>
      </w:r>
      <m:oMath>
        <m:r>
          <w:rPr>
            <w:rFonts w:ascii="Cambria Math" w:eastAsia="함초롬바탕" w:hAnsi="Cambria Math"/>
            <w:lang w:eastAsia="ko-KR"/>
          </w:rPr>
          <m:t>u</m:t>
        </m:r>
        <m:r>
          <m:rPr>
            <m:sty m:val="p"/>
          </m:rPr>
          <w:rPr>
            <w:rFonts w:ascii="Cambria Math" w:eastAsia="함초롬바탕" w:hAnsi="Cambria Math"/>
            <w:lang w:eastAsia="ko-KR"/>
          </w:rPr>
          <m:t>(</m:t>
        </m:r>
        <m:r>
          <w:rPr>
            <w:rFonts w:ascii="Cambria Math" w:eastAsia="함초롬바탕" w:hAnsi="Cambria Math"/>
            <w:lang w:eastAsia="ko-KR"/>
          </w:rPr>
          <m:t>t</m:t>
        </m:r>
        <m:r>
          <m:rPr>
            <m:sty m:val="p"/>
          </m:rPr>
          <w:rPr>
            <w:rFonts w:ascii="Cambria Math" w:eastAsia="함초롬바탕" w:hAnsi="Cambria Math"/>
            <w:lang w:eastAsia="ko-KR"/>
          </w:rPr>
          <m:t>)</m:t>
        </m:r>
      </m:oMath>
      <w:r w:rsidRPr="007703AC">
        <w:rPr>
          <w:rFonts w:eastAsia="함초롬바탕"/>
          <w:lang w:eastAsia="ko-KR"/>
        </w:rPr>
        <w:t xml:space="preserve">of the CCWS. And as shown in equation (11), the output variable and the state variable </w:t>
      </w:r>
      <m:oMath>
        <m:r>
          <w:rPr>
            <w:rFonts w:ascii="Cambria Math" w:eastAsia="함초롬바탕" w:hAnsi="Cambria Math"/>
            <w:lang w:eastAsia="ko-KR"/>
          </w:rPr>
          <m:t>x</m:t>
        </m:r>
        <m:r>
          <m:rPr>
            <m:sty m:val="p"/>
          </m:rPr>
          <w:rPr>
            <w:rFonts w:ascii="Cambria Math" w:eastAsia="함초롬바탕" w:hAnsi="Cambria Math"/>
            <w:lang w:eastAsia="ko-KR"/>
          </w:rPr>
          <m:t>(</m:t>
        </m:r>
        <m:r>
          <w:rPr>
            <w:rFonts w:ascii="Cambria Math" w:eastAsia="함초롬바탕" w:hAnsi="Cambria Math"/>
            <w:lang w:eastAsia="ko-KR"/>
          </w:rPr>
          <m:t>t</m:t>
        </m:r>
        <m:r>
          <m:rPr>
            <m:sty m:val="p"/>
          </m:rPr>
          <w:rPr>
            <w:rFonts w:ascii="Cambria Math" w:eastAsia="함초롬바탕" w:hAnsi="Cambria Math"/>
            <w:lang w:eastAsia="ko-KR"/>
          </w:rPr>
          <m:t>)</m:t>
        </m:r>
      </m:oMath>
      <w:r w:rsidRPr="007703AC">
        <w:rPr>
          <w:rFonts w:eastAsia="함초롬바탕"/>
          <w:lang w:eastAsia="ko-KR"/>
        </w:rPr>
        <w:t xml:space="preserve"> select the HEX outlet FW and SW temperatures </w:t>
      </w:r>
      <m:oMath>
        <m:sSub>
          <m:sSubPr>
            <m:ctrlPr>
              <w:rPr>
                <w:rFonts w:ascii="Cambria Math" w:eastAsia="함초롬바탕" w:hAnsi="Cambria Math"/>
                <w:lang w:eastAsia="ko-KR"/>
              </w:rPr>
            </m:ctrlPr>
          </m:sSubPr>
          <m:e>
            <m:r>
              <w:rPr>
                <w:rFonts w:ascii="Cambria Math" w:eastAsia="함초롬바탕" w:hAnsi="Cambria Math"/>
                <w:lang w:eastAsia="ko-KR"/>
              </w:rPr>
              <m:t>T</m:t>
            </m:r>
          </m:e>
          <m:sub>
            <m:r>
              <w:rPr>
                <w:rFonts w:ascii="Cambria Math" w:eastAsia="함초롬바탕" w:hAnsi="Cambria Math"/>
                <w:lang w:eastAsia="ko-KR"/>
              </w:rPr>
              <m:t>ho</m:t>
            </m:r>
          </m:sub>
        </m:sSub>
      </m:oMath>
      <w:r w:rsidRPr="007703AC">
        <w:rPr>
          <w:rFonts w:eastAsia="함초롬바탕"/>
          <w:lang w:eastAsia="ko-KR"/>
        </w:rPr>
        <w:t xml:space="preserve">, </w:t>
      </w:r>
      <m:oMath>
        <m:sSub>
          <m:sSubPr>
            <m:ctrlPr>
              <w:rPr>
                <w:rFonts w:ascii="Cambria Math" w:eastAsia="함초롬바탕" w:hAnsi="Cambria Math"/>
                <w:lang w:eastAsia="ko-KR"/>
              </w:rPr>
            </m:ctrlPr>
          </m:sSubPr>
          <m:e>
            <m:r>
              <w:rPr>
                <w:rFonts w:ascii="Cambria Math" w:eastAsia="함초롬바탕" w:hAnsi="Cambria Math"/>
                <w:lang w:eastAsia="ko-KR"/>
              </w:rPr>
              <m:t>T</m:t>
            </m:r>
          </m:e>
          <m:sub>
            <m:r>
              <w:rPr>
                <w:rFonts w:ascii="Cambria Math" w:eastAsia="함초롬바탕" w:hAnsi="Cambria Math"/>
                <w:lang w:eastAsia="ko-KR"/>
              </w:rPr>
              <m:t>co</m:t>
            </m:r>
          </m:sub>
        </m:sSub>
      </m:oMath>
      <w:r w:rsidRPr="007703AC">
        <w:rPr>
          <w:rFonts w:eastAsia="함초롬바탕"/>
          <w:lang w:eastAsia="ko-KR"/>
        </w:rPr>
        <w:t xml:space="preserve">, and the 3-way valve outlet FW temperature </w:t>
      </w:r>
      <m:oMath>
        <m:sSub>
          <m:sSubPr>
            <m:ctrlPr>
              <w:rPr>
                <w:rFonts w:ascii="Cambria Math" w:eastAsia="함초롬바탕" w:hAnsi="Cambria Math"/>
                <w:lang w:eastAsia="ko-KR"/>
              </w:rPr>
            </m:ctrlPr>
          </m:sSubPr>
          <m:e>
            <m:r>
              <w:rPr>
                <w:rFonts w:ascii="Cambria Math" w:eastAsia="함초롬바탕" w:hAnsi="Cambria Math"/>
                <w:lang w:eastAsia="ko-KR"/>
              </w:rPr>
              <m:t>T</m:t>
            </m:r>
          </m:e>
          <m:sub>
            <m:r>
              <w:rPr>
                <w:rFonts w:ascii="Cambria Math" w:eastAsia="함초롬바탕" w:hAnsi="Cambria Math"/>
                <w:lang w:eastAsia="ko-KR"/>
              </w:rPr>
              <m:t>out</m:t>
            </m:r>
          </m:sub>
        </m:sSub>
      </m:oMath>
      <w:r w:rsidRPr="007703AC">
        <w:rPr>
          <w:rFonts w:eastAsia="함초롬바탕"/>
          <w:lang w:eastAsia="ko-KR"/>
        </w:rPr>
        <w:t>.</w:t>
      </w:r>
    </w:p>
    <w:tbl>
      <w:tblPr>
        <w:tblW w:w="5000" w:type="pct"/>
        <w:tblCellMar>
          <w:left w:w="0" w:type="dxa"/>
          <w:right w:w="0" w:type="dxa"/>
        </w:tblCellMar>
        <w:tblLook w:val="04A0" w:firstRow="1" w:lastRow="0" w:firstColumn="1" w:lastColumn="0" w:noHBand="0" w:noVBand="1"/>
      </w:tblPr>
      <w:tblGrid>
        <w:gridCol w:w="7851"/>
        <w:gridCol w:w="455"/>
      </w:tblGrid>
      <w:tr w:rsidR="007703AC" w:rsidRPr="00754C37" w14:paraId="6E5BBE85" w14:textId="77777777" w:rsidTr="00EE335C">
        <w:tc>
          <w:tcPr>
            <w:tcW w:w="4726" w:type="pct"/>
          </w:tcPr>
          <w:p w14:paraId="6695D786" w14:textId="77777777" w:rsidR="007703AC" w:rsidRPr="00EF3D65" w:rsidRDefault="007703AC" w:rsidP="007703AC">
            <w:pPr>
              <w:pStyle w:val="MDPI39equation"/>
              <w:rPr>
                <w:rFonts w:eastAsia="맑은 고딕"/>
                <w:lang w:eastAsia="ko-KR"/>
              </w:rPr>
            </w:pPr>
            <m:oMathPara>
              <m:oMath>
                <m:r>
                  <w:rPr>
                    <w:rFonts w:ascii="Cambria Math" w:eastAsia="함초롬바탕" w:hAnsi="Cambria Math"/>
                  </w:rPr>
                  <m:t>u=</m:t>
                </m:r>
                <m:d>
                  <m:dPr>
                    <m:begChr m:val="["/>
                    <m:endChr m:val="]"/>
                    <m:ctrlPr>
                      <w:rPr>
                        <w:rFonts w:ascii="Cambria Math" w:eastAsia="함초롬바탕" w:hAnsi="Cambria Math"/>
                        <w:i/>
                      </w:rPr>
                    </m:ctrlPr>
                  </m:dPr>
                  <m:e>
                    <m:m>
                      <m:mPr>
                        <m:mcs>
                          <m:mc>
                            <m:mcPr>
                              <m:count m:val="1"/>
                              <m:mcJc m:val="center"/>
                            </m:mcPr>
                          </m:mc>
                        </m:mcs>
                        <m:ctrlPr>
                          <w:rPr>
                            <w:rFonts w:ascii="Cambria Math" w:eastAsia="함초롬바탕" w:hAnsi="Cambria Math"/>
                            <w:i/>
                          </w:rPr>
                        </m:ctrlPr>
                      </m:mPr>
                      <m:mr>
                        <m:e>
                          <m:sSub>
                            <m:sSubPr>
                              <m:ctrlPr>
                                <w:rPr>
                                  <w:rFonts w:ascii="Cambria Math" w:eastAsia="함초롬바탕" w:hAnsi="Cambria Math"/>
                                  <w:i/>
                                </w:rPr>
                              </m:ctrlPr>
                            </m:sSubPr>
                            <m:e>
                              <m:r>
                                <w:rPr>
                                  <w:rFonts w:ascii="Cambria Math" w:eastAsia="함초롬바탕" w:hAnsi="Cambria Math"/>
                                </w:rPr>
                                <m:t>u</m:t>
                              </m:r>
                            </m:e>
                            <m:sub>
                              <m:r>
                                <w:rPr>
                                  <w:rFonts w:ascii="Cambria Math" w:eastAsia="함초롬바탕" w:hAnsi="Cambria Math"/>
                                </w:rPr>
                                <m:t>1</m:t>
                              </m:r>
                            </m:sub>
                          </m:sSub>
                        </m:e>
                      </m:mr>
                      <m:mr>
                        <m:e>
                          <m:sSub>
                            <m:sSubPr>
                              <m:ctrlPr>
                                <w:rPr>
                                  <w:rFonts w:ascii="Cambria Math" w:eastAsia="함초롬바탕" w:hAnsi="Cambria Math"/>
                                  <w:i/>
                                </w:rPr>
                              </m:ctrlPr>
                            </m:sSubPr>
                            <m:e>
                              <m:r>
                                <w:rPr>
                                  <w:rFonts w:ascii="Cambria Math" w:eastAsia="함초롬바탕" w:hAnsi="Cambria Math"/>
                                </w:rPr>
                                <m:t>u</m:t>
                              </m:r>
                            </m:e>
                            <m:sub>
                              <m:r>
                                <w:rPr>
                                  <w:rFonts w:ascii="Cambria Math" w:eastAsia="함초롬바탕" w:hAnsi="Cambria Math"/>
                                </w:rPr>
                                <m:t>2</m:t>
                              </m:r>
                            </m:sub>
                          </m:sSub>
                        </m:e>
                      </m:mr>
                    </m:m>
                  </m:e>
                </m:d>
                <m:r>
                  <w:rPr>
                    <w:rFonts w:ascii="Cambria Math" w:eastAsia="함초롬바탕" w:hAnsi="Cambria Math"/>
                  </w:rPr>
                  <m:t>=</m:t>
                </m:r>
                <m:d>
                  <m:dPr>
                    <m:begChr m:val="["/>
                    <m:endChr m:val="]"/>
                    <m:ctrlPr>
                      <w:rPr>
                        <w:rFonts w:ascii="Cambria Math" w:eastAsia="함초롬바탕" w:hAnsi="Cambria Math"/>
                        <w:i/>
                      </w:rPr>
                    </m:ctrlPr>
                  </m:dPr>
                  <m:e>
                    <m:m>
                      <m:mPr>
                        <m:mcs>
                          <m:mc>
                            <m:mcPr>
                              <m:count m:val="1"/>
                              <m:mcJc m:val="center"/>
                            </m:mcPr>
                          </m:mc>
                        </m:mcs>
                        <m:ctrlPr>
                          <w:rPr>
                            <w:rFonts w:ascii="Cambria Math" w:eastAsia="함초롬바탕" w:hAnsi="Cambria Math"/>
                            <w:i/>
                          </w:rPr>
                        </m:ctrlPr>
                      </m:mPr>
                      <m:mr>
                        <m:e>
                          <m:sSub>
                            <m:sSubPr>
                              <m:ctrlPr>
                                <w:rPr>
                                  <w:rFonts w:ascii="Cambria Math" w:eastAsia="함초롬바탕" w:hAnsi="Cambria Math"/>
                                  <w:i/>
                                </w:rPr>
                              </m:ctrlPr>
                            </m:sSubPr>
                            <m:e>
                              <m:r>
                                <w:rPr>
                                  <w:rFonts w:ascii="Cambria Math" w:eastAsia="함초롬바탕" w:hAnsi="Cambria Math"/>
                                </w:rPr>
                                <m:t>f</m:t>
                              </m:r>
                            </m:e>
                            <m:sub>
                              <m:r>
                                <w:rPr>
                                  <w:rFonts w:ascii="Cambria Math" w:eastAsia="함초롬바탕" w:hAnsi="Cambria Math"/>
                                </w:rPr>
                                <m:t>m</m:t>
                              </m:r>
                            </m:sub>
                          </m:sSub>
                          <m:r>
                            <w:rPr>
                              <w:rFonts w:ascii="Cambria Math" w:eastAsia="함초롬바탕" w:hAnsi="Cambria Math"/>
                            </w:rPr>
                            <m:t>-</m:t>
                          </m:r>
                          <m:sSub>
                            <m:sSubPr>
                              <m:ctrlPr>
                                <w:rPr>
                                  <w:rFonts w:ascii="Cambria Math" w:eastAsia="함초롬바탕" w:hAnsi="Cambria Math"/>
                                  <w:i/>
                                </w:rPr>
                              </m:ctrlPr>
                            </m:sSubPr>
                            <m:e>
                              <m:acc>
                                <m:accPr>
                                  <m:chr m:val="̅"/>
                                  <m:ctrlPr>
                                    <w:rPr>
                                      <w:rFonts w:ascii="Cambria Math" w:eastAsia="함초롬바탕" w:hAnsi="Cambria Math"/>
                                      <w:i/>
                                    </w:rPr>
                                  </m:ctrlPr>
                                </m:accPr>
                                <m:e>
                                  <m:r>
                                    <w:rPr>
                                      <w:rFonts w:ascii="Cambria Math" w:eastAsia="함초롬바탕" w:hAnsi="Cambria Math"/>
                                    </w:rPr>
                                    <m:t>f</m:t>
                                  </m:r>
                                </m:e>
                              </m:acc>
                            </m:e>
                            <m:sub>
                              <m:r>
                                <w:rPr>
                                  <w:rFonts w:ascii="Cambria Math" w:eastAsia="함초롬바탕" w:hAnsi="Cambria Math"/>
                                </w:rPr>
                                <m:t>m</m:t>
                              </m:r>
                            </m:sub>
                          </m:sSub>
                        </m:e>
                      </m:mr>
                      <m:mr>
                        <m:e>
                          <m:sSub>
                            <m:sSubPr>
                              <m:ctrlPr>
                                <w:rPr>
                                  <w:rFonts w:ascii="Cambria Math" w:eastAsia="함초롬바탕" w:hAnsi="Cambria Math"/>
                                  <w:i/>
                                </w:rPr>
                              </m:ctrlPr>
                            </m:sSubPr>
                            <m:e>
                              <m:r>
                                <w:rPr>
                                  <w:rFonts w:ascii="Cambria Math" w:eastAsia="함초롬바탕" w:hAnsi="Cambria Math"/>
                                </w:rPr>
                                <m:t>O</m:t>
                              </m:r>
                            </m:e>
                            <m:sub>
                              <m:r>
                                <w:rPr>
                                  <w:rFonts w:ascii="Cambria Math" w:eastAsia="함초롬바탕" w:hAnsi="Cambria Math"/>
                                </w:rPr>
                                <m:t>v</m:t>
                              </m:r>
                            </m:sub>
                          </m:sSub>
                          <m:r>
                            <w:rPr>
                              <w:rFonts w:ascii="Cambria Math" w:eastAsia="함초롬바탕" w:hAnsi="Cambria Math"/>
                            </w:rPr>
                            <m:t>-</m:t>
                          </m:r>
                          <m:sSub>
                            <m:sSubPr>
                              <m:ctrlPr>
                                <w:rPr>
                                  <w:rFonts w:ascii="Cambria Math" w:eastAsia="함초롬바탕" w:hAnsi="Cambria Math"/>
                                  <w:i/>
                                </w:rPr>
                              </m:ctrlPr>
                            </m:sSubPr>
                            <m:e>
                              <m:acc>
                                <m:accPr>
                                  <m:chr m:val="̅"/>
                                  <m:ctrlPr>
                                    <w:rPr>
                                      <w:rFonts w:ascii="Cambria Math" w:eastAsia="함초롬바탕" w:hAnsi="Cambria Math"/>
                                      <w:i/>
                                    </w:rPr>
                                  </m:ctrlPr>
                                </m:accPr>
                                <m:e>
                                  <m:r>
                                    <w:rPr>
                                      <w:rFonts w:ascii="Cambria Math" w:eastAsia="함초롬바탕" w:hAnsi="Cambria Math"/>
                                    </w:rPr>
                                    <m:t>O</m:t>
                                  </m:r>
                                </m:e>
                              </m:acc>
                            </m:e>
                            <m:sub>
                              <m:r>
                                <w:rPr>
                                  <w:rFonts w:ascii="Cambria Math" w:eastAsia="함초롬바탕" w:hAnsi="Cambria Math"/>
                                </w:rPr>
                                <m:t>v</m:t>
                              </m:r>
                            </m:sub>
                          </m:sSub>
                        </m:e>
                      </m:mr>
                    </m:m>
                  </m:e>
                </m:d>
              </m:oMath>
            </m:oMathPara>
          </w:p>
        </w:tc>
        <w:tc>
          <w:tcPr>
            <w:tcW w:w="274" w:type="pct"/>
            <w:vAlign w:val="center"/>
          </w:tcPr>
          <w:p w14:paraId="1D7A0D44" w14:textId="77777777" w:rsidR="007703AC" w:rsidRPr="003030D2" w:rsidRDefault="007703AC" w:rsidP="007703AC">
            <w:pPr>
              <w:pStyle w:val="MDPI3aequationnumber"/>
              <w:spacing w:line="260" w:lineRule="atLeast"/>
            </w:pPr>
            <w:r w:rsidRPr="003030D2">
              <w:t>(</w:t>
            </w:r>
            <w:r>
              <w:t>10</w:t>
            </w:r>
            <w:r w:rsidRPr="003030D2">
              <w:t>)</w:t>
            </w:r>
          </w:p>
        </w:tc>
      </w:tr>
      <w:tr w:rsidR="007703AC" w:rsidRPr="00754C37" w14:paraId="0157879B" w14:textId="77777777" w:rsidTr="00EE335C">
        <w:tc>
          <w:tcPr>
            <w:tcW w:w="4726" w:type="pct"/>
          </w:tcPr>
          <w:p w14:paraId="50A8E5D5" w14:textId="77777777" w:rsidR="007703AC" w:rsidRPr="00387628" w:rsidRDefault="007703AC" w:rsidP="007703AC">
            <w:pPr>
              <w:pStyle w:val="MDPI39equation"/>
              <w:rPr>
                <w:rFonts w:ascii="Cambria Math" w:eastAsia="맑은 고딕" w:hAnsi="Cambria Math"/>
                <w:lang w:eastAsia="ko-KR"/>
                <w:oMath/>
              </w:rPr>
            </w:pPr>
            <m:oMathPara>
              <m:oMath>
                <m:r>
                  <w:rPr>
                    <w:rFonts w:ascii="Cambria Math" w:eastAsia="함초롬바탕" w:hAnsi="Cambria Math"/>
                  </w:rPr>
                  <m:t>y=</m:t>
                </m:r>
                <m:d>
                  <m:dPr>
                    <m:begChr m:val="["/>
                    <m:endChr m:val="]"/>
                    <m:ctrlPr>
                      <w:rPr>
                        <w:rFonts w:ascii="Cambria Math" w:eastAsia="함초롬바탕" w:hAnsi="Cambria Math"/>
                        <w:i/>
                      </w:rPr>
                    </m:ctrlPr>
                  </m:dPr>
                  <m:e>
                    <m:m>
                      <m:mPr>
                        <m:mcs>
                          <m:mc>
                            <m:mcPr>
                              <m:count m:val="1"/>
                              <m:mcJc m:val="center"/>
                            </m:mcPr>
                          </m:mc>
                        </m:mcs>
                        <m:ctrlPr>
                          <w:rPr>
                            <w:rFonts w:ascii="Cambria Math" w:eastAsia="함초롬바탕" w:hAnsi="Cambria Math"/>
                            <w:i/>
                          </w:rPr>
                        </m:ctrlPr>
                      </m:mPr>
                      <m:mr>
                        <m:e>
                          <m:sSub>
                            <m:sSubPr>
                              <m:ctrlPr>
                                <w:rPr>
                                  <w:rFonts w:ascii="Cambria Math" w:eastAsia="함초롬바탕" w:hAnsi="Cambria Math"/>
                                  <w:i/>
                                </w:rPr>
                              </m:ctrlPr>
                            </m:sSubPr>
                            <m:e>
                              <m:r>
                                <w:rPr>
                                  <w:rFonts w:ascii="Cambria Math" w:eastAsia="함초롬바탕" w:hAnsi="Cambria Math"/>
                                </w:rPr>
                                <m:t>y</m:t>
                              </m:r>
                            </m:e>
                            <m:sub>
                              <m:r>
                                <w:rPr>
                                  <w:rFonts w:ascii="Cambria Math" w:eastAsia="함초롬바탕" w:hAnsi="Cambria Math"/>
                                </w:rPr>
                                <m:t>1</m:t>
                              </m:r>
                            </m:sub>
                          </m:sSub>
                        </m:e>
                      </m:mr>
                      <m:mr>
                        <m:e>
                          <m:sSub>
                            <m:sSubPr>
                              <m:ctrlPr>
                                <w:rPr>
                                  <w:rFonts w:ascii="Cambria Math" w:eastAsia="함초롬바탕" w:hAnsi="Cambria Math"/>
                                  <w:i/>
                                </w:rPr>
                              </m:ctrlPr>
                            </m:sSubPr>
                            <m:e>
                              <m:r>
                                <w:rPr>
                                  <w:rFonts w:ascii="Cambria Math" w:eastAsia="함초롬바탕" w:hAnsi="Cambria Math"/>
                                </w:rPr>
                                <m:t>y</m:t>
                              </m:r>
                            </m:e>
                            <m:sub>
                              <m:r>
                                <w:rPr>
                                  <w:rFonts w:ascii="Cambria Math" w:eastAsia="함초롬바탕" w:hAnsi="Cambria Math"/>
                                </w:rPr>
                                <m:t>2</m:t>
                              </m:r>
                            </m:sub>
                          </m:sSub>
                        </m:e>
                      </m:mr>
                      <m:mr>
                        <m:e>
                          <m:sSub>
                            <m:sSubPr>
                              <m:ctrlPr>
                                <w:rPr>
                                  <w:rFonts w:ascii="Cambria Math" w:eastAsia="함초롬바탕" w:hAnsi="Cambria Math"/>
                                  <w:i/>
                                </w:rPr>
                              </m:ctrlPr>
                            </m:sSubPr>
                            <m:e>
                              <m:r>
                                <w:rPr>
                                  <w:rFonts w:ascii="Cambria Math" w:eastAsia="함초롬바탕" w:hAnsi="Cambria Math"/>
                                </w:rPr>
                                <m:t>y</m:t>
                              </m:r>
                            </m:e>
                            <m:sub>
                              <m:r>
                                <w:rPr>
                                  <w:rFonts w:ascii="Cambria Math" w:eastAsia="함초롬바탕" w:hAnsi="Cambria Math"/>
                                </w:rPr>
                                <m:t>3</m:t>
                              </m:r>
                            </m:sub>
                          </m:sSub>
                        </m:e>
                      </m:mr>
                    </m:m>
                  </m:e>
                </m:d>
                <m:r>
                  <w:rPr>
                    <w:rFonts w:ascii="Cambria Math" w:eastAsia="함초롬바탕" w:hAnsi="Cambria Math"/>
                  </w:rPr>
                  <m:t>=x=</m:t>
                </m:r>
                <m:d>
                  <m:dPr>
                    <m:begChr m:val="["/>
                    <m:endChr m:val="]"/>
                    <m:ctrlPr>
                      <w:rPr>
                        <w:rFonts w:ascii="Cambria Math" w:eastAsia="함초롬바탕" w:hAnsi="Cambria Math"/>
                        <w:i/>
                      </w:rPr>
                    </m:ctrlPr>
                  </m:dPr>
                  <m:e>
                    <m:m>
                      <m:mPr>
                        <m:mcs>
                          <m:mc>
                            <m:mcPr>
                              <m:count m:val="1"/>
                              <m:mcJc m:val="center"/>
                            </m:mcPr>
                          </m:mc>
                        </m:mcs>
                        <m:ctrlPr>
                          <w:rPr>
                            <w:rFonts w:ascii="Cambria Math" w:eastAsia="함초롬바탕" w:hAnsi="Cambria Math"/>
                            <w:i/>
                          </w:rPr>
                        </m:ctrlPr>
                      </m:mPr>
                      <m:mr>
                        <m:e>
                          <m:sSub>
                            <m:sSubPr>
                              <m:ctrlPr>
                                <w:rPr>
                                  <w:rFonts w:ascii="Cambria Math" w:eastAsia="함초롬바탕" w:hAnsi="Cambria Math"/>
                                  <w:i/>
                                </w:rPr>
                              </m:ctrlPr>
                            </m:sSubPr>
                            <m:e>
                              <m:r>
                                <w:rPr>
                                  <w:rFonts w:ascii="Cambria Math" w:eastAsia="함초롬바탕" w:hAnsi="Cambria Math"/>
                                </w:rPr>
                                <m:t>x</m:t>
                              </m:r>
                            </m:e>
                            <m:sub>
                              <m:r>
                                <w:rPr>
                                  <w:rFonts w:ascii="Cambria Math" w:eastAsia="함초롬바탕" w:hAnsi="Cambria Math"/>
                                </w:rPr>
                                <m:t>1</m:t>
                              </m:r>
                            </m:sub>
                          </m:sSub>
                        </m:e>
                      </m:mr>
                      <m:mr>
                        <m:e>
                          <m:sSub>
                            <m:sSubPr>
                              <m:ctrlPr>
                                <w:rPr>
                                  <w:rFonts w:ascii="Cambria Math" w:eastAsia="함초롬바탕" w:hAnsi="Cambria Math"/>
                                  <w:i/>
                                </w:rPr>
                              </m:ctrlPr>
                            </m:sSubPr>
                            <m:e>
                              <m:r>
                                <w:rPr>
                                  <w:rFonts w:ascii="Cambria Math" w:eastAsia="함초롬바탕" w:hAnsi="Cambria Math"/>
                                </w:rPr>
                                <m:t>x</m:t>
                              </m:r>
                            </m:e>
                            <m:sub>
                              <m:r>
                                <w:rPr>
                                  <w:rFonts w:ascii="Cambria Math" w:eastAsia="함초롬바탕" w:hAnsi="Cambria Math"/>
                                </w:rPr>
                                <m:t>2</m:t>
                              </m:r>
                            </m:sub>
                          </m:sSub>
                        </m:e>
                      </m:mr>
                      <m:mr>
                        <m:e>
                          <m:sSub>
                            <m:sSubPr>
                              <m:ctrlPr>
                                <w:rPr>
                                  <w:rFonts w:ascii="Cambria Math" w:eastAsia="함초롬바탕" w:hAnsi="Cambria Math"/>
                                  <w:i/>
                                </w:rPr>
                              </m:ctrlPr>
                            </m:sSubPr>
                            <m:e>
                              <m:r>
                                <w:rPr>
                                  <w:rFonts w:ascii="Cambria Math" w:eastAsia="함초롬바탕" w:hAnsi="Cambria Math"/>
                                </w:rPr>
                                <m:t>x</m:t>
                              </m:r>
                            </m:e>
                            <m:sub>
                              <m:r>
                                <w:rPr>
                                  <w:rFonts w:ascii="Cambria Math" w:eastAsia="함초롬바탕" w:hAnsi="Cambria Math"/>
                                </w:rPr>
                                <m:t>3</m:t>
                              </m:r>
                            </m:sub>
                          </m:sSub>
                        </m:e>
                      </m:mr>
                    </m:m>
                  </m:e>
                </m:d>
                <m:r>
                  <w:rPr>
                    <w:rFonts w:ascii="Cambria Math" w:eastAsia="함초롬바탕" w:hAnsi="Cambria Math"/>
                  </w:rPr>
                  <m:t>=</m:t>
                </m:r>
                <m:d>
                  <m:dPr>
                    <m:begChr m:val="["/>
                    <m:endChr m:val="]"/>
                    <m:ctrlPr>
                      <w:rPr>
                        <w:rFonts w:ascii="Cambria Math" w:eastAsia="함초롬바탕" w:hAnsi="Cambria Math"/>
                        <w:i/>
                      </w:rPr>
                    </m:ctrlPr>
                  </m:dPr>
                  <m:e>
                    <m:m>
                      <m:mPr>
                        <m:mcs>
                          <m:mc>
                            <m:mcPr>
                              <m:count m:val="1"/>
                              <m:mcJc m:val="center"/>
                            </m:mcPr>
                          </m:mc>
                        </m:mcs>
                        <m:ctrlPr>
                          <w:rPr>
                            <w:rFonts w:ascii="Cambria Math" w:eastAsia="함초롬바탕" w:hAnsi="Cambria Math"/>
                            <w:i/>
                          </w:rPr>
                        </m:ctrlPr>
                      </m:mPr>
                      <m:mr>
                        <m:e>
                          <m:sSub>
                            <m:sSubPr>
                              <m:ctrlPr>
                                <w:rPr>
                                  <w:rFonts w:ascii="Cambria Math" w:eastAsia="함초롬바탕" w:hAnsi="Cambria Math"/>
                                  <w:i/>
                                </w:rPr>
                              </m:ctrlPr>
                            </m:sSubPr>
                            <m:e>
                              <m:r>
                                <w:rPr>
                                  <w:rFonts w:ascii="Cambria Math" w:eastAsia="함초롬바탕" w:hAnsi="Cambria Math"/>
                                </w:rPr>
                                <m:t>T</m:t>
                              </m:r>
                            </m:e>
                            <m:sub>
                              <m:r>
                                <w:rPr>
                                  <w:rFonts w:ascii="Cambria Math" w:eastAsia="함초롬바탕" w:hAnsi="Cambria Math"/>
                                </w:rPr>
                                <m:t>ho</m:t>
                              </m:r>
                            </m:sub>
                          </m:sSub>
                          <m:r>
                            <w:rPr>
                              <w:rFonts w:ascii="Cambria Math" w:eastAsia="함초롬바탕" w:hAnsi="Cambria Math"/>
                            </w:rPr>
                            <m:t>-</m:t>
                          </m:r>
                          <m:sSub>
                            <m:sSubPr>
                              <m:ctrlPr>
                                <w:rPr>
                                  <w:rFonts w:ascii="Cambria Math" w:eastAsia="함초롬바탕" w:hAnsi="Cambria Math"/>
                                  <w:i/>
                                </w:rPr>
                              </m:ctrlPr>
                            </m:sSubPr>
                            <m:e>
                              <m:acc>
                                <m:accPr>
                                  <m:chr m:val="̅"/>
                                  <m:ctrlPr>
                                    <w:rPr>
                                      <w:rFonts w:ascii="Cambria Math" w:eastAsia="함초롬바탕" w:hAnsi="Cambria Math"/>
                                      <w:i/>
                                    </w:rPr>
                                  </m:ctrlPr>
                                </m:accPr>
                                <m:e>
                                  <m:r>
                                    <w:rPr>
                                      <w:rFonts w:ascii="Cambria Math" w:eastAsia="함초롬바탕" w:hAnsi="Cambria Math"/>
                                    </w:rPr>
                                    <m:t>T</m:t>
                                  </m:r>
                                </m:e>
                              </m:acc>
                            </m:e>
                            <m:sub>
                              <m:r>
                                <w:rPr>
                                  <w:rFonts w:ascii="Cambria Math" w:eastAsia="함초롬바탕" w:hAnsi="Cambria Math"/>
                                </w:rPr>
                                <m:t>ho</m:t>
                              </m:r>
                            </m:sub>
                          </m:sSub>
                        </m:e>
                      </m:mr>
                      <m:mr>
                        <m:e>
                          <m:sSub>
                            <m:sSubPr>
                              <m:ctrlPr>
                                <w:rPr>
                                  <w:rFonts w:ascii="Cambria Math" w:eastAsia="함초롬바탕" w:hAnsi="Cambria Math"/>
                                  <w:i/>
                                </w:rPr>
                              </m:ctrlPr>
                            </m:sSubPr>
                            <m:e>
                              <m:r>
                                <w:rPr>
                                  <w:rFonts w:ascii="Cambria Math" w:eastAsia="함초롬바탕" w:hAnsi="Cambria Math"/>
                                </w:rPr>
                                <m:t>T</m:t>
                              </m:r>
                            </m:e>
                            <m:sub>
                              <m:r>
                                <w:rPr>
                                  <w:rFonts w:ascii="Cambria Math" w:eastAsia="함초롬바탕" w:hAnsi="Cambria Math"/>
                                </w:rPr>
                                <m:t>co</m:t>
                              </m:r>
                            </m:sub>
                          </m:sSub>
                          <m:r>
                            <w:rPr>
                              <w:rFonts w:ascii="Cambria Math" w:eastAsia="함초롬바탕" w:hAnsi="Cambria Math"/>
                            </w:rPr>
                            <m:t>-</m:t>
                          </m:r>
                          <m:sSub>
                            <m:sSubPr>
                              <m:ctrlPr>
                                <w:rPr>
                                  <w:rFonts w:ascii="Cambria Math" w:eastAsia="함초롬바탕" w:hAnsi="Cambria Math"/>
                                  <w:i/>
                                </w:rPr>
                              </m:ctrlPr>
                            </m:sSubPr>
                            <m:e>
                              <m:acc>
                                <m:accPr>
                                  <m:chr m:val="̅"/>
                                  <m:ctrlPr>
                                    <w:rPr>
                                      <w:rFonts w:ascii="Cambria Math" w:eastAsia="함초롬바탕" w:hAnsi="Cambria Math"/>
                                      <w:i/>
                                    </w:rPr>
                                  </m:ctrlPr>
                                </m:accPr>
                                <m:e>
                                  <m:r>
                                    <w:rPr>
                                      <w:rFonts w:ascii="Cambria Math" w:eastAsia="함초롬바탕" w:hAnsi="Cambria Math"/>
                                    </w:rPr>
                                    <m:t>T</m:t>
                                  </m:r>
                                </m:e>
                              </m:acc>
                            </m:e>
                            <m:sub>
                              <m:r>
                                <w:rPr>
                                  <w:rFonts w:ascii="Cambria Math" w:eastAsia="함초롬바탕" w:hAnsi="Cambria Math"/>
                                </w:rPr>
                                <m:t>co</m:t>
                              </m:r>
                            </m:sub>
                          </m:sSub>
                        </m:e>
                      </m:mr>
                      <m:mr>
                        <m:e>
                          <m:sSub>
                            <m:sSubPr>
                              <m:ctrlPr>
                                <w:rPr>
                                  <w:rFonts w:ascii="Cambria Math" w:eastAsia="함초롬바탕" w:hAnsi="Cambria Math"/>
                                  <w:i/>
                                </w:rPr>
                              </m:ctrlPr>
                            </m:sSubPr>
                            <m:e>
                              <m:r>
                                <w:rPr>
                                  <w:rFonts w:ascii="Cambria Math" w:eastAsia="함초롬바탕" w:hAnsi="Cambria Math"/>
                                </w:rPr>
                                <m:t>T</m:t>
                              </m:r>
                            </m:e>
                            <m:sub>
                              <m:r>
                                <w:rPr>
                                  <w:rFonts w:ascii="Cambria Math" w:eastAsia="함초롬바탕" w:hAnsi="Cambria Math"/>
                                </w:rPr>
                                <m:t>out</m:t>
                              </m:r>
                            </m:sub>
                          </m:sSub>
                          <m:r>
                            <w:rPr>
                              <w:rFonts w:ascii="Cambria Math" w:eastAsia="함초롬바탕" w:hAnsi="Cambria Math"/>
                            </w:rPr>
                            <m:t>-</m:t>
                          </m:r>
                          <m:sSub>
                            <m:sSubPr>
                              <m:ctrlPr>
                                <w:rPr>
                                  <w:rFonts w:ascii="Cambria Math" w:eastAsia="함초롬바탕" w:hAnsi="Cambria Math"/>
                                  <w:i/>
                                </w:rPr>
                              </m:ctrlPr>
                            </m:sSubPr>
                            <m:e>
                              <m:acc>
                                <m:accPr>
                                  <m:chr m:val="̅"/>
                                  <m:ctrlPr>
                                    <w:rPr>
                                      <w:rFonts w:ascii="Cambria Math" w:eastAsia="함초롬바탕" w:hAnsi="Cambria Math"/>
                                      <w:i/>
                                    </w:rPr>
                                  </m:ctrlPr>
                                </m:accPr>
                                <m:e>
                                  <m:r>
                                    <w:rPr>
                                      <w:rFonts w:ascii="Cambria Math" w:eastAsia="함초롬바탕" w:hAnsi="Cambria Math"/>
                                    </w:rPr>
                                    <m:t>T</m:t>
                                  </m:r>
                                </m:e>
                              </m:acc>
                            </m:e>
                            <m:sub>
                              <m:r>
                                <w:rPr>
                                  <w:rFonts w:ascii="Cambria Math" w:eastAsia="함초롬바탕" w:hAnsi="Cambria Math"/>
                                </w:rPr>
                                <m:t>out</m:t>
                              </m:r>
                            </m:sub>
                          </m:sSub>
                        </m:e>
                      </m:mr>
                    </m:m>
                  </m:e>
                </m:d>
              </m:oMath>
            </m:oMathPara>
          </w:p>
        </w:tc>
        <w:tc>
          <w:tcPr>
            <w:tcW w:w="274" w:type="pct"/>
            <w:vAlign w:val="center"/>
          </w:tcPr>
          <w:p w14:paraId="7A85FD68" w14:textId="77777777" w:rsidR="007703AC" w:rsidRPr="003030D2" w:rsidRDefault="007703AC" w:rsidP="007703AC">
            <w:pPr>
              <w:pStyle w:val="MDPI3aequationnumber"/>
              <w:spacing w:line="260" w:lineRule="atLeast"/>
            </w:pPr>
            <w:r w:rsidRPr="003030D2">
              <w:t>(</w:t>
            </w:r>
            <w:r>
              <w:t>11</w:t>
            </w:r>
            <w:r w:rsidRPr="003030D2">
              <w:t>)</w:t>
            </w:r>
          </w:p>
        </w:tc>
      </w:tr>
    </w:tbl>
    <w:p w14:paraId="15F9EC80" w14:textId="77777777" w:rsidR="007703AC" w:rsidRPr="007703AC" w:rsidRDefault="007703AC" w:rsidP="007703AC">
      <w:pPr>
        <w:ind w:firstLine="204"/>
        <w:rPr>
          <w:rFonts w:eastAsia="함초롬바탕"/>
          <w:lang w:eastAsia="ko-KR"/>
        </w:rPr>
      </w:pPr>
      <w:r w:rsidRPr="007703AC">
        <w:rPr>
          <w:rFonts w:eastAsia="함초롬바탕"/>
          <w:lang w:eastAsia="ko-KR"/>
        </w:rPr>
        <w:t xml:space="preserve">Finally, equations (7), (8), and (9) for the CCWS are linearized near the operating point and arranged in the form of state space equation as in equations (12) and (13). </w:t>
      </w:r>
      <w:sdt>
        <w:sdtPr>
          <w:rPr>
            <w:rFonts w:eastAsia="함초롬바탕"/>
            <w:lang w:eastAsia="ko-KR"/>
          </w:rPr>
          <w:alias w:val="Citation"/>
          <w:tag w:val="{&quot;referencesIds&quot;:[&quot;doc:626945898f08a860dee21e57&quot;],&quot;referencesOptions&quot;:{&quot;doc:626945898f08a860dee21e57&quot;:{&quot;author&quot;:true,&quot;year&quot;:true,&quot;pageReplace&quot;:&quot;&quot;,&quot;prefix&quot;:&quot;&quot;,&quot;suffix&quot;:&quot;&quot;}},&quot;hasBrokenReferences&quot;:false,&quot;hasManualEdits&quot;:false,&quot;citationType&quot;:&quot;inline&quot;,&quot;id&quot;:1220022734,&quot;citationText&quot;:&quot;&lt;span style=\&quot;font-family:Palatino Linotype;font-size:13.333333333333332px;color:#000000\&quot;&gt;[32]&lt;/span&gt;&quot;}"/>
          <w:id w:val="1220022734"/>
          <w:placeholder>
            <w:docPart w:val="E6D9BAEC8C0B48D89CA9991CEE7BA93D"/>
          </w:placeholder>
        </w:sdtPr>
        <w:sdtContent>
          <w:r w:rsidRPr="007703AC">
            <w:rPr>
              <w:rFonts w:eastAsia="함초롬바탕"/>
              <w:lang w:eastAsia="ko-KR"/>
            </w:rPr>
            <w:t>[32]</w:t>
          </w:r>
        </w:sdtContent>
      </w:sdt>
    </w:p>
    <w:tbl>
      <w:tblPr>
        <w:tblW w:w="5000" w:type="pct"/>
        <w:tblCellMar>
          <w:left w:w="0" w:type="dxa"/>
          <w:right w:w="0" w:type="dxa"/>
        </w:tblCellMar>
        <w:tblLook w:val="04A0" w:firstRow="1" w:lastRow="0" w:firstColumn="1" w:lastColumn="0" w:noHBand="0" w:noVBand="1"/>
      </w:tblPr>
      <w:tblGrid>
        <w:gridCol w:w="7851"/>
        <w:gridCol w:w="455"/>
      </w:tblGrid>
      <w:tr w:rsidR="007703AC" w:rsidRPr="00754C37" w14:paraId="6CECFA6B" w14:textId="77777777" w:rsidTr="00EE335C">
        <w:tc>
          <w:tcPr>
            <w:tcW w:w="4726" w:type="pct"/>
          </w:tcPr>
          <w:p w14:paraId="2FF29DE7" w14:textId="77777777" w:rsidR="007703AC" w:rsidRPr="00EF3D65" w:rsidRDefault="007703AC" w:rsidP="007703AC">
            <w:pPr>
              <w:pStyle w:val="MDPI39equation"/>
              <w:rPr>
                <w:rFonts w:eastAsia="맑은 고딕"/>
                <w:lang w:eastAsia="ko-KR"/>
              </w:rPr>
            </w:pPr>
            <m:oMathPara>
              <m:oMath>
                <m:acc>
                  <m:accPr>
                    <m:chr m:val="̇"/>
                    <m:ctrlPr>
                      <w:rPr>
                        <w:rFonts w:ascii="Cambria Math" w:eastAsia="함초롬바탕" w:hAnsi="Cambria Math"/>
                        <w:i/>
                      </w:rPr>
                    </m:ctrlPr>
                  </m:accPr>
                  <m:e>
                    <m:r>
                      <w:rPr>
                        <w:rFonts w:ascii="Cambria Math" w:eastAsia="함초롬바탕" w:hAnsi="Cambria Math"/>
                      </w:rPr>
                      <m:t>x</m:t>
                    </m:r>
                    <m:ctrlPr>
                      <w:rPr>
                        <w:rFonts w:ascii="Cambria Math" w:eastAsia="맑은 고딕" w:hAnsi="Cambria Math"/>
                        <w:i/>
                        <w:iCs/>
                        <w:lang w:eastAsia="ko-KR"/>
                      </w:rPr>
                    </m:ctrlPr>
                  </m:e>
                </m:acc>
                <m:d>
                  <m:dPr>
                    <m:ctrlPr>
                      <w:rPr>
                        <w:rFonts w:ascii="Cambria Math" w:eastAsia="맑은 고딕" w:hAnsi="Cambria Math"/>
                        <w:i/>
                        <w:iCs/>
                        <w:lang w:eastAsia="ko-KR"/>
                      </w:rPr>
                    </m:ctrlPr>
                  </m:dPr>
                  <m:e>
                    <m:r>
                      <w:rPr>
                        <w:rFonts w:ascii="Cambria Math" w:eastAsia="맑은 고딕" w:hAnsi="Cambria Math"/>
                        <w:lang w:eastAsia="ko-KR"/>
                      </w:rPr>
                      <m:t>t</m:t>
                    </m:r>
                  </m:e>
                </m:d>
                <m:r>
                  <w:rPr>
                    <w:rFonts w:ascii="Cambria Math" w:eastAsia="맑은 고딕" w:hAnsi="Cambria Math"/>
                    <w:lang w:eastAsia="ko-KR"/>
                  </w:rPr>
                  <m:t>=Ax</m:t>
                </m:r>
                <m:d>
                  <m:dPr>
                    <m:ctrlPr>
                      <w:rPr>
                        <w:rFonts w:ascii="Cambria Math" w:eastAsia="맑은 고딕" w:hAnsi="Cambria Math"/>
                        <w:i/>
                        <w:iCs/>
                        <w:lang w:eastAsia="ko-KR"/>
                      </w:rPr>
                    </m:ctrlPr>
                  </m:dPr>
                  <m:e>
                    <m:r>
                      <w:rPr>
                        <w:rFonts w:ascii="Cambria Math" w:eastAsia="맑은 고딕" w:hAnsi="Cambria Math"/>
                        <w:lang w:eastAsia="ko-KR"/>
                      </w:rPr>
                      <m:t>t</m:t>
                    </m:r>
                  </m:e>
                </m:d>
                <m:r>
                  <w:rPr>
                    <w:rFonts w:ascii="Cambria Math" w:eastAsia="맑은 고딕" w:hAnsi="Cambria Math"/>
                    <w:lang w:eastAsia="ko-KR"/>
                  </w:rPr>
                  <m:t>+Bu(t)</m:t>
                </m:r>
              </m:oMath>
            </m:oMathPara>
          </w:p>
        </w:tc>
        <w:tc>
          <w:tcPr>
            <w:tcW w:w="274" w:type="pct"/>
            <w:vAlign w:val="center"/>
          </w:tcPr>
          <w:p w14:paraId="09A07D20" w14:textId="77777777" w:rsidR="007703AC" w:rsidRPr="003030D2" w:rsidRDefault="007703AC" w:rsidP="007703AC">
            <w:pPr>
              <w:pStyle w:val="MDPI3aequationnumber"/>
              <w:spacing w:line="260" w:lineRule="atLeast"/>
            </w:pPr>
            <w:r w:rsidRPr="003030D2">
              <w:t>(</w:t>
            </w:r>
            <w:r>
              <w:t>12</w:t>
            </w:r>
            <w:r w:rsidRPr="003030D2">
              <w:t>)</w:t>
            </w:r>
          </w:p>
        </w:tc>
      </w:tr>
      <w:tr w:rsidR="007703AC" w:rsidRPr="00754C37" w14:paraId="77F6FD7D" w14:textId="77777777" w:rsidTr="00EE335C">
        <w:tc>
          <w:tcPr>
            <w:tcW w:w="4726" w:type="pct"/>
          </w:tcPr>
          <w:p w14:paraId="5A4FCF7F" w14:textId="77777777" w:rsidR="007703AC" w:rsidRPr="00492EA1" w:rsidRDefault="007703AC" w:rsidP="007703AC">
            <w:pPr>
              <w:pStyle w:val="MDPI39equation"/>
              <w:rPr>
                <w:rFonts w:ascii="Cambria Math" w:eastAsia="함초롬바탕" w:hAnsi="Cambria Math"/>
                <w:oMath/>
              </w:rPr>
            </w:pPr>
            <m:oMathPara>
              <m:oMath>
                <m:r>
                  <w:rPr>
                    <w:rFonts w:ascii="Cambria Math" w:eastAsia="함초롬바탕" w:hAnsi="Cambria Math"/>
                  </w:rPr>
                  <w:lastRenderedPageBreak/>
                  <m:t>y</m:t>
                </m:r>
                <m:d>
                  <m:dPr>
                    <m:ctrlPr>
                      <w:rPr>
                        <w:rFonts w:ascii="Cambria Math" w:eastAsia="함초롬바탕" w:hAnsi="Cambria Math"/>
                        <w:i/>
                      </w:rPr>
                    </m:ctrlPr>
                  </m:dPr>
                  <m:e>
                    <m:r>
                      <w:rPr>
                        <w:rFonts w:ascii="Cambria Math" w:eastAsia="함초롬바탕" w:hAnsi="Cambria Math"/>
                      </w:rPr>
                      <m:t>t</m:t>
                    </m:r>
                  </m:e>
                </m:d>
                <m:r>
                  <w:rPr>
                    <w:rFonts w:ascii="Cambria Math" w:eastAsia="함초롬바탕" w:hAnsi="Cambria Math"/>
                  </w:rPr>
                  <m:t>=Cx</m:t>
                </m:r>
                <m:d>
                  <m:dPr>
                    <m:ctrlPr>
                      <w:rPr>
                        <w:rFonts w:ascii="Cambria Math" w:eastAsia="함초롬바탕" w:hAnsi="Cambria Math"/>
                        <w:i/>
                      </w:rPr>
                    </m:ctrlPr>
                  </m:dPr>
                  <m:e>
                    <m:r>
                      <w:rPr>
                        <w:rFonts w:ascii="Cambria Math" w:eastAsia="함초롬바탕" w:hAnsi="Cambria Math"/>
                      </w:rPr>
                      <m:t>t</m:t>
                    </m:r>
                  </m:e>
                </m:d>
                <m:r>
                  <w:rPr>
                    <w:rFonts w:ascii="Cambria Math" w:eastAsia="함초롬바탕" w:hAnsi="Cambria Math"/>
                  </w:rPr>
                  <m:t>+Du(t)</m:t>
                </m:r>
              </m:oMath>
            </m:oMathPara>
          </w:p>
        </w:tc>
        <w:tc>
          <w:tcPr>
            <w:tcW w:w="274" w:type="pct"/>
            <w:vAlign w:val="center"/>
          </w:tcPr>
          <w:p w14:paraId="42D81DAB" w14:textId="77777777" w:rsidR="007703AC" w:rsidRPr="003030D2" w:rsidRDefault="007703AC" w:rsidP="007703AC">
            <w:pPr>
              <w:pStyle w:val="MDPI3aequationnumber"/>
              <w:spacing w:line="260" w:lineRule="atLeast"/>
            </w:pPr>
            <w:r w:rsidRPr="003030D2">
              <w:t>(</w:t>
            </w:r>
            <w:r>
              <w:t>13</w:t>
            </w:r>
            <w:r w:rsidRPr="003030D2">
              <w:t>)</w:t>
            </w:r>
          </w:p>
        </w:tc>
      </w:tr>
    </w:tbl>
    <w:p w14:paraId="5967927B" w14:textId="77777777" w:rsidR="007703AC" w:rsidRPr="007703AC" w:rsidRDefault="007703AC" w:rsidP="007703AC">
      <w:pPr>
        <w:ind w:firstLine="204"/>
        <w:rPr>
          <w:rFonts w:eastAsia="함초롬바탕"/>
          <w:lang w:eastAsia="ko-KR"/>
        </w:rPr>
      </w:pPr>
      <w:r w:rsidRPr="007703AC">
        <w:rPr>
          <w:rFonts w:eastAsia="함초롬바탕"/>
          <w:lang w:eastAsia="ko-KR"/>
        </w:rPr>
        <w:t>Then the A, B, C, and D matrices are given by equations (14), (15), (16)</w:t>
      </w:r>
      <w:r w:rsidRPr="00F366CD">
        <w:rPr>
          <w:rFonts w:eastAsia="함초롬바탕"/>
          <w:lang w:eastAsia="ko-KR"/>
        </w:rPr>
        <w:t>,</w:t>
      </w:r>
      <w:r w:rsidRPr="007703AC">
        <w:rPr>
          <w:rFonts w:eastAsia="함초롬바탕"/>
          <w:lang w:eastAsia="ko-KR"/>
        </w:rPr>
        <w:t xml:space="preserve"> and (17).</w:t>
      </w:r>
    </w:p>
    <w:tbl>
      <w:tblPr>
        <w:tblW w:w="5000" w:type="pct"/>
        <w:tblCellMar>
          <w:left w:w="0" w:type="dxa"/>
          <w:right w:w="0" w:type="dxa"/>
        </w:tblCellMar>
        <w:tblLook w:val="04A0" w:firstRow="1" w:lastRow="0" w:firstColumn="1" w:lastColumn="0" w:noHBand="0" w:noVBand="1"/>
      </w:tblPr>
      <w:tblGrid>
        <w:gridCol w:w="7851"/>
        <w:gridCol w:w="455"/>
      </w:tblGrid>
      <w:tr w:rsidR="007703AC" w:rsidRPr="00754C37" w14:paraId="6757B37C" w14:textId="77777777" w:rsidTr="00EE335C">
        <w:tc>
          <w:tcPr>
            <w:tcW w:w="4726" w:type="pct"/>
          </w:tcPr>
          <w:p w14:paraId="756B4C13" w14:textId="77777777" w:rsidR="007703AC" w:rsidRPr="00451628" w:rsidRDefault="007703AC" w:rsidP="00451628">
            <w:pPr>
              <w:ind w:firstLine="204"/>
              <w:rPr>
                <w:rFonts w:eastAsia="함초롬바탕"/>
                <w:lang w:eastAsia="ko-KR"/>
              </w:rPr>
            </w:pPr>
            <m:oMathPara>
              <m:oMath>
                <m:r>
                  <w:rPr>
                    <w:rFonts w:ascii="Cambria Math" w:eastAsia="함초롬바탕" w:hAnsi="Cambria Math"/>
                    <w:lang w:eastAsia="ko-KR"/>
                  </w:rPr>
                  <m:t>A</m:t>
                </m:r>
                <m:r>
                  <m:rPr>
                    <m:sty m:val="p"/>
                  </m:rPr>
                  <w:rPr>
                    <w:rFonts w:ascii="Cambria Math" w:eastAsia="함초롬바탕" w:hAnsi="Cambria Math"/>
                    <w:lang w:eastAsia="ko-KR"/>
                  </w:rPr>
                  <m:t>=</m:t>
                </m:r>
                <m:d>
                  <m:dPr>
                    <m:begChr m:val="["/>
                    <m:endChr m:val="]"/>
                    <m:ctrlPr>
                      <w:rPr>
                        <w:rFonts w:ascii="Cambria Math" w:eastAsia="함초롬바탕" w:hAnsi="Cambria Math"/>
                        <w:lang w:eastAsia="ko-KR"/>
                      </w:rPr>
                    </m:ctrlPr>
                  </m:dPr>
                  <m:e>
                    <m:m>
                      <m:mPr>
                        <m:mcs>
                          <m:mc>
                            <m:mcPr>
                              <m:count m:val="3"/>
                              <m:mcJc m:val="center"/>
                            </m:mcPr>
                          </m:mc>
                        </m:mcs>
                        <m:ctrlPr>
                          <w:rPr>
                            <w:rFonts w:ascii="Cambria Math" w:eastAsia="함초롬바탕" w:hAnsi="Cambria Math"/>
                            <w:lang w:eastAsia="ko-KR"/>
                          </w:rPr>
                        </m:ctrlPr>
                      </m:mPr>
                      <m:mr>
                        <m:e>
                          <m:r>
                            <m:rPr>
                              <m:sty m:val="p"/>
                            </m:rPr>
                            <w:rPr>
                              <w:rFonts w:ascii="Cambria Math" w:eastAsia="함초롬바탕" w:hAnsi="Cambria Math"/>
                              <w:lang w:eastAsia="ko-KR"/>
                            </w:rPr>
                            <m:t>-</m:t>
                          </m:r>
                          <m:f>
                            <m:fPr>
                              <m:ctrlPr>
                                <w:rPr>
                                  <w:rFonts w:ascii="Cambria Math" w:eastAsia="함초롬바탕" w:hAnsi="Cambria Math"/>
                                  <w:lang w:eastAsia="ko-KR"/>
                                </w:rPr>
                              </m:ctrlPr>
                            </m:fPr>
                            <m:num>
                              <m:sSub>
                                <m:sSubPr>
                                  <m:ctrlPr>
                                    <w:rPr>
                                      <w:rFonts w:ascii="Cambria Math" w:eastAsia="함초롬바탕" w:hAnsi="Cambria Math"/>
                                      <w:lang w:eastAsia="ko-KR"/>
                                    </w:rPr>
                                  </m:ctrlPr>
                                </m:sSubPr>
                                <m:e>
                                  <m:r>
                                    <w:rPr>
                                      <w:rFonts w:ascii="Cambria Math" w:eastAsia="함초롬바탕" w:hAnsi="Cambria Math"/>
                                      <w:lang w:eastAsia="ko-KR"/>
                                    </w:rPr>
                                    <m:t>F</m:t>
                                  </m:r>
                                </m:e>
                                <m:sub>
                                  <m:r>
                                    <w:rPr>
                                      <w:rFonts w:ascii="Cambria Math" w:eastAsia="함초롬바탕" w:hAnsi="Cambria Math"/>
                                      <w:lang w:eastAsia="ko-KR"/>
                                    </w:rPr>
                                    <m:t>hin</m:t>
                                  </m:r>
                                </m:sub>
                              </m:sSub>
                              <m:sSub>
                                <m:sSubPr>
                                  <m:ctrlPr>
                                    <w:rPr>
                                      <w:rFonts w:ascii="Cambria Math" w:eastAsia="함초롬바탕" w:hAnsi="Cambria Math"/>
                                      <w:lang w:eastAsia="ko-KR"/>
                                    </w:rPr>
                                  </m:ctrlPr>
                                </m:sSubPr>
                                <m:e>
                                  <m:acc>
                                    <m:accPr>
                                      <m:chr m:val="̅"/>
                                      <m:ctrlPr>
                                        <w:rPr>
                                          <w:rFonts w:ascii="Cambria Math" w:eastAsia="함초롬바탕" w:hAnsi="Cambria Math"/>
                                          <w:lang w:eastAsia="ko-KR"/>
                                        </w:rPr>
                                      </m:ctrlPr>
                                    </m:accPr>
                                    <m:e>
                                      <m:r>
                                        <w:rPr>
                                          <w:rFonts w:ascii="Cambria Math" w:eastAsia="함초롬바탕" w:hAnsi="Cambria Math"/>
                                          <w:lang w:eastAsia="ko-KR"/>
                                        </w:rPr>
                                        <m:t>O</m:t>
                                      </m:r>
                                    </m:e>
                                  </m:acc>
                                </m:e>
                                <m:sub>
                                  <m:r>
                                    <w:rPr>
                                      <w:rFonts w:ascii="Cambria Math" w:eastAsia="함초롬바탕" w:hAnsi="Cambria Math"/>
                                      <w:lang w:eastAsia="ko-KR"/>
                                    </w:rPr>
                                    <m:t>v</m:t>
                                  </m:r>
                                </m:sub>
                              </m:sSub>
                            </m:num>
                            <m:den>
                              <m:sSub>
                                <m:sSubPr>
                                  <m:ctrlPr>
                                    <w:rPr>
                                      <w:rFonts w:ascii="Cambria Math" w:eastAsia="함초롬바탕" w:hAnsi="Cambria Math"/>
                                      <w:lang w:eastAsia="ko-KR"/>
                                    </w:rPr>
                                  </m:ctrlPr>
                                </m:sSubPr>
                                <m:e>
                                  <m:r>
                                    <w:rPr>
                                      <w:rFonts w:ascii="Cambria Math" w:eastAsia="함초롬바탕" w:hAnsi="Cambria Math"/>
                                      <w:lang w:eastAsia="ko-KR"/>
                                    </w:rPr>
                                    <m:t>V</m:t>
                                  </m:r>
                                </m:e>
                                <m:sub>
                                  <m:r>
                                    <w:rPr>
                                      <w:rFonts w:ascii="Cambria Math" w:eastAsia="함초롬바탕" w:hAnsi="Cambria Math"/>
                                      <w:lang w:eastAsia="ko-KR"/>
                                    </w:rPr>
                                    <m:t>h</m:t>
                                  </m:r>
                                </m:sub>
                              </m:sSub>
                            </m:den>
                          </m:f>
                          <m:r>
                            <m:rPr>
                              <m:sty m:val="p"/>
                            </m:rPr>
                            <w:rPr>
                              <w:rFonts w:ascii="Cambria Math" w:eastAsia="함초롬바탕" w:hAnsi="Cambria Math"/>
                              <w:lang w:eastAsia="ko-KR"/>
                            </w:rPr>
                            <m:t>-</m:t>
                          </m:r>
                          <m:f>
                            <m:fPr>
                              <m:ctrlPr>
                                <w:rPr>
                                  <w:rFonts w:ascii="Cambria Math" w:eastAsia="함초롬바탕" w:hAnsi="Cambria Math"/>
                                  <w:lang w:eastAsia="ko-KR"/>
                                </w:rPr>
                              </m:ctrlPr>
                            </m:fPr>
                            <m:num>
                              <m:r>
                                <w:rPr>
                                  <w:rFonts w:ascii="Cambria Math" w:eastAsia="함초롬바탕" w:hAnsi="Cambria Math"/>
                                  <w:lang w:eastAsia="ko-KR"/>
                                </w:rPr>
                                <m:t>UA</m:t>
                              </m:r>
                            </m:num>
                            <m:den>
                              <m:sSub>
                                <m:sSubPr>
                                  <m:ctrlPr>
                                    <w:rPr>
                                      <w:rFonts w:ascii="Cambria Math" w:eastAsia="함초롬바탕" w:hAnsi="Cambria Math"/>
                                      <w:lang w:eastAsia="ko-KR"/>
                                    </w:rPr>
                                  </m:ctrlPr>
                                </m:sSubPr>
                                <m:e>
                                  <m:r>
                                    <w:rPr>
                                      <w:rFonts w:ascii="Cambria Math" w:eastAsia="함초롬바탕" w:hAnsi="Cambria Math"/>
                                      <w:lang w:eastAsia="ko-KR"/>
                                    </w:rPr>
                                    <m:t>V</m:t>
                                  </m:r>
                                </m:e>
                                <m:sub>
                                  <m:r>
                                    <w:rPr>
                                      <w:rFonts w:ascii="Cambria Math" w:eastAsia="함초롬바탕" w:hAnsi="Cambria Math"/>
                                      <w:lang w:eastAsia="ko-KR"/>
                                    </w:rPr>
                                    <m:t>h</m:t>
                                  </m:r>
                                </m:sub>
                              </m:sSub>
                              <m:sSub>
                                <m:sSubPr>
                                  <m:ctrlPr>
                                    <w:rPr>
                                      <w:rFonts w:ascii="Cambria Math" w:eastAsia="함초롬바탕" w:hAnsi="Cambria Math"/>
                                      <w:lang w:eastAsia="ko-KR"/>
                                    </w:rPr>
                                  </m:ctrlPr>
                                </m:sSubPr>
                                <m:e>
                                  <m:r>
                                    <w:rPr>
                                      <w:rFonts w:ascii="Cambria Math" w:eastAsia="함초롬바탕" w:hAnsi="Cambria Math"/>
                                      <w:lang w:eastAsia="ko-KR"/>
                                    </w:rPr>
                                    <m:t>ρ</m:t>
                                  </m:r>
                                </m:e>
                                <m:sub>
                                  <m:r>
                                    <w:rPr>
                                      <w:rFonts w:ascii="Cambria Math" w:eastAsia="함초롬바탕" w:hAnsi="Cambria Math"/>
                                      <w:lang w:eastAsia="ko-KR"/>
                                    </w:rPr>
                                    <m:t>h</m:t>
                                  </m:r>
                                </m:sub>
                              </m:sSub>
                              <m:sSub>
                                <m:sSubPr>
                                  <m:ctrlPr>
                                    <w:rPr>
                                      <w:rFonts w:ascii="Cambria Math" w:eastAsia="함초롬바탕" w:hAnsi="Cambria Math"/>
                                      <w:lang w:eastAsia="ko-KR"/>
                                    </w:rPr>
                                  </m:ctrlPr>
                                </m:sSubPr>
                                <m:e>
                                  <m:r>
                                    <w:rPr>
                                      <w:rFonts w:ascii="Cambria Math" w:eastAsia="함초롬바탕" w:hAnsi="Cambria Math"/>
                                      <w:lang w:eastAsia="ko-KR"/>
                                    </w:rPr>
                                    <m:t>c</m:t>
                                  </m:r>
                                </m:e>
                                <m:sub>
                                  <m:r>
                                    <w:rPr>
                                      <w:rFonts w:ascii="Cambria Math" w:eastAsia="함초롬바탕" w:hAnsi="Cambria Math"/>
                                      <w:lang w:eastAsia="ko-KR"/>
                                    </w:rPr>
                                    <m:t>ph</m:t>
                                  </m:r>
                                </m:sub>
                              </m:sSub>
                            </m:den>
                          </m:f>
                          <m:r>
                            <m:rPr>
                              <m:sty m:val="p"/>
                            </m:rPr>
                            <w:rPr>
                              <w:rFonts w:ascii="Cambria Math" w:eastAsia="함초롬바탕" w:hAnsi="Cambria Math"/>
                              <w:lang w:eastAsia="ko-KR"/>
                            </w:rPr>
                            <m:t xml:space="preserve"> </m:t>
                          </m:r>
                        </m:e>
                        <m:e>
                          <m:f>
                            <m:fPr>
                              <m:ctrlPr>
                                <w:rPr>
                                  <w:rFonts w:ascii="Cambria Math" w:eastAsia="함초롬바탕" w:hAnsi="Cambria Math"/>
                                  <w:lang w:eastAsia="ko-KR"/>
                                </w:rPr>
                              </m:ctrlPr>
                            </m:fPr>
                            <m:num>
                              <m:r>
                                <w:rPr>
                                  <w:rFonts w:ascii="Cambria Math" w:eastAsia="함초롬바탕" w:hAnsi="Cambria Math"/>
                                  <w:lang w:eastAsia="ko-KR"/>
                                </w:rPr>
                                <m:t>UA</m:t>
                              </m:r>
                            </m:num>
                            <m:den>
                              <m:sSub>
                                <m:sSubPr>
                                  <m:ctrlPr>
                                    <w:rPr>
                                      <w:rFonts w:ascii="Cambria Math" w:eastAsia="함초롬바탕" w:hAnsi="Cambria Math"/>
                                      <w:lang w:eastAsia="ko-KR"/>
                                    </w:rPr>
                                  </m:ctrlPr>
                                </m:sSubPr>
                                <m:e>
                                  <m:r>
                                    <w:rPr>
                                      <w:rFonts w:ascii="Cambria Math" w:eastAsia="함초롬바탕" w:hAnsi="Cambria Math"/>
                                      <w:lang w:eastAsia="ko-KR"/>
                                    </w:rPr>
                                    <m:t>V</m:t>
                                  </m:r>
                                </m:e>
                                <m:sub>
                                  <m:r>
                                    <w:rPr>
                                      <w:rFonts w:ascii="Cambria Math" w:eastAsia="함초롬바탕" w:hAnsi="Cambria Math"/>
                                      <w:lang w:eastAsia="ko-KR"/>
                                    </w:rPr>
                                    <m:t>h</m:t>
                                  </m:r>
                                </m:sub>
                              </m:sSub>
                              <m:sSub>
                                <m:sSubPr>
                                  <m:ctrlPr>
                                    <w:rPr>
                                      <w:rFonts w:ascii="Cambria Math" w:eastAsia="함초롬바탕" w:hAnsi="Cambria Math"/>
                                      <w:lang w:eastAsia="ko-KR"/>
                                    </w:rPr>
                                  </m:ctrlPr>
                                </m:sSubPr>
                                <m:e>
                                  <m:r>
                                    <w:rPr>
                                      <w:rFonts w:ascii="Cambria Math" w:eastAsia="함초롬바탕" w:hAnsi="Cambria Math"/>
                                      <w:lang w:eastAsia="ko-KR"/>
                                    </w:rPr>
                                    <m:t>ρ</m:t>
                                  </m:r>
                                </m:e>
                                <m:sub>
                                  <m:r>
                                    <w:rPr>
                                      <w:rFonts w:ascii="Cambria Math" w:eastAsia="함초롬바탕" w:hAnsi="Cambria Math"/>
                                      <w:lang w:eastAsia="ko-KR"/>
                                    </w:rPr>
                                    <m:t>h</m:t>
                                  </m:r>
                                </m:sub>
                              </m:sSub>
                              <m:sSub>
                                <m:sSubPr>
                                  <m:ctrlPr>
                                    <w:rPr>
                                      <w:rFonts w:ascii="Cambria Math" w:eastAsia="함초롬바탕" w:hAnsi="Cambria Math"/>
                                      <w:lang w:eastAsia="ko-KR"/>
                                    </w:rPr>
                                  </m:ctrlPr>
                                </m:sSubPr>
                                <m:e>
                                  <m:r>
                                    <w:rPr>
                                      <w:rFonts w:ascii="Cambria Math" w:eastAsia="함초롬바탕" w:hAnsi="Cambria Math"/>
                                      <w:lang w:eastAsia="ko-KR"/>
                                    </w:rPr>
                                    <m:t>c</m:t>
                                  </m:r>
                                </m:e>
                                <m:sub>
                                  <m:r>
                                    <w:rPr>
                                      <w:rFonts w:ascii="Cambria Math" w:eastAsia="함초롬바탕" w:hAnsi="Cambria Math"/>
                                      <w:lang w:eastAsia="ko-KR"/>
                                    </w:rPr>
                                    <m:t>ph</m:t>
                                  </m:r>
                                </m:sub>
                              </m:sSub>
                            </m:den>
                          </m:f>
                        </m:e>
                        <m:e>
                          <m:r>
                            <m:rPr>
                              <m:sty m:val="p"/>
                            </m:rPr>
                            <w:rPr>
                              <w:rFonts w:ascii="Cambria Math" w:eastAsia="함초롬바탕" w:hAnsi="Cambria Math"/>
                              <w:lang w:eastAsia="ko-KR"/>
                            </w:rPr>
                            <m:t>0</m:t>
                          </m:r>
                        </m:e>
                      </m:mr>
                      <m:mr>
                        <m:e>
                          <m:f>
                            <m:fPr>
                              <m:ctrlPr>
                                <w:rPr>
                                  <w:rFonts w:ascii="Cambria Math" w:eastAsia="함초롬바탕" w:hAnsi="Cambria Math"/>
                                  <w:lang w:eastAsia="ko-KR"/>
                                </w:rPr>
                              </m:ctrlPr>
                            </m:fPr>
                            <m:num>
                              <m:r>
                                <w:rPr>
                                  <w:rFonts w:ascii="Cambria Math" w:eastAsia="함초롬바탕" w:hAnsi="Cambria Math"/>
                                  <w:lang w:eastAsia="ko-KR"/>
                                </w:rPr>
                                <m:t>UA</m:t>
                              </m:r>
                            </m:num>
                            <m:den>
                              <m:sSub>
                                <m:sSubPr>
                                  <m:ctrlPr>
                                    <w:rPr>
                                      <w:rFonts w:ascii="Cambria Math" w:eastAsia="함초롬바탕" w:hAnsi="Cambria Math"/>
                                      <w:lang w:eastAsia="ko-KR"/>
                                    </w:rPr>
                                  </m:ctrlPr>
                                </m:sSubPr>
                                <m:e>
                                  <m:r>
                                    <w:rPr>
                                      <w:rFonts w:ascii="Cambria Math" w:eastAsia="함초롬바탕" w:hAnsi="Cambria Math"/>
                                      <w:lang w:eastAsia="ko-KR"/>
                                    </w:rPr>
                                    <m:t>V</m:t>
                                  </m:r>
                                </m:e>
                                <m:sub>
                                  <m:r>
                                    <w:rPr>
                                      <w:rFonts w:ascii="Cambria Math" w:eastAsia="함초롬바탕" w:hAnsi="Cambria Math"/>
                                      <w:lang w:eastAsia="ko-KR"/>
                                    </w:rPr>
                                    <m:t>c</m:t>
                                  </m:r>
                                </m:sub>
                              </m:sSub>
                              <m:sSub>
                                <m:sSubPr>
                                  <m:ctrlPr>
                                    <w:rPr>
                                      <w:rFonts w:ascii="Cambria Math" w:eastAsia="함초롬바탕" w:hAnsi="Cambria Math"/>
                                      <w:lang w:eastAsia="ko-KR"/>
                                    </w:rPr>
                                  </m:ctrlPr>
                                </m:sSubPr>
                                <m:e>
                                  <m:r>
                                    <w:rPr>
                                      <w:rFonts w:ascii="Cambria Math" w:eastAsia="함초롬바탕" w:hAnsi="Cambria Math"/>
                                      <w:lang w:eastAsia="ko-KR"/>
                                    </w:rPr>
                                    <m:t>ρ</m:t>
                                  </m:r>
                                </m:e>
                                <m:sub>
                                  <m:r>
                                    <w:rPr>
                                      <w:rFonts w:ascii="Cambria Math" w:eastAsia="함초롬바탕" w:hAnsi="Cambria Math"/>
                                      <w:lang w:eastAsia="ko-KR"/>
                                    </w:rPr>
                                    <m:t>c</m:t>
                                  </m:r>
                                </m:sub>
                              </m:sSub>
                              <m:sSub>
                                <m:sSubPr>
                                  <m:ctrlPr>
                                    <w:rPr>
                                      <w:rFonts w:ascii="Cambria Math" w:eastAsia="함초롬바탕" w:hAnsi="Cambria Math"/>
                                      <w:lang w:eastAsia="ko-KR"/>
                                    </w:rPr>
                                  </m:ctrlPr>
                                </m:sSubPr>
                                <m:e>
                                  <m:r>
                                    <w:rPr>
                                      <w:rFonts w:ascii="Cambria Math" w:eastAsia="함초롬바탕" w:hAnsi="Cambria Math"/>
                                      <w:lang w:eastAsia="ko-KR"/>
                                    </w:rPr>
                                    <m:t>c</m:t>
                                  </m:r>
                                </m:e>
                                <m:sub>
                                  <m:r>
                                    <w:rPr>
                                      <w:rFonts w:ascii="Cambria Math" w:eastAsia="함초롬바탕" w:hAnsi="Cambria Math"/>
                                      <w:lang w:eastAsia="ko-KR"/>
                                    </w:rPr>
                                    <m:t>pc</m:t>
                                  </m:r>
                                </m:sub>
                              </m:sSub>
                            </m:den>
                          </m:f>
                        </m:e>
                        <m:e>
                          <m:r>
                            <m:rPr>
                              <m:sty m:val="p"/>
                            </m:rPr>
                            <w:rPr>
                              <w:rFonts w:ascii="Cambria Math" w:eastAsia="함초롬바탕" w:hAnsi="Cambria Math"/>
                              <w:lang w:eastAsia="ko-KR"/>
                            </w:rPr>
                            <m:t>-</m:t>
                          </m:r>
                          <m:f>
                            <m:fPr>
                              <m:ctrlPr>
                                <w:rPr>
                                  <w:rFonts w:ascii="Cambria Math" w:eastAsia="함초롬바탕" w:hAnsi="Cambria Math"/>
                                  <w:lang w:eastAsia="ko-KR"/>
                                </w:rPr>
                              </m:ctrlPr>
                            </m:fPr>
                            <m:num>
                              <m:r>
                                <m:rPr>
                                  <m:sty m:val="p"/>
                                </m:rPr>
                                <w:rPr>
                                  <w:rFonts w:ascii="Cambria Math" w:eastAsia="함초롬바탕" w:hAnsi="Cambria Math"/>
                                  <w:lang w:eastAsia="ko-KR"/>
                                </w:rPr>
                                <m:t>120</m:t>
                              </m:r>
                              <m:sSub>
                                <m:sSubPr>
                                  <m:ctrlPr>
                                    <w:rPr>
                                      <w:rFonts w:ascii="Cambria Math" w:eastAsia="함초롬바탕" w:hAnsi="Cambria Math"/>
                                      <w:lang w:eastAsia="ko-KR"/>
                                    </w:rPr>
                                  </m:ctrlPr>
                                </m:sSubPr>
                                <m:e>
                                  <m:r>
                                    <w:rPr>
                                      <w:rFonts w:ascii="Cambria Math" w:eastAsia="함초롬바탕" w:hAnsi="Cambria Math"/>
                                      <w:lang w:eastAsia="ko-KR"/>
                                    </w:rPr>
                                    <m:t>k</m:t>
                                  </m:r>
                                </m:e>
                                <m:sub>
                                  <m:r>
                                    <w:rPr>
                                      <w:rFonts w:ascii="Cambria Math" w:eastAsia="함초롬바탕" w:hAnsi="Cambria Math"/>
                                      <w:lang w:eastAsia="ko-KR"/>
                                    </w:rPr>
                                    <m:t>pv</m:t>
                                  </m:r>
                                </m:sub>
                              </m:sSub>
                              <m:sSub>
                                <m:sSubPr>
                                  <m:ctrlPr>
                                    <w:rPr>
                                      <w:rFonts w:ascii="Cambria Math" w:eastAsia="함초롬바탕" w:hAnsi="Cambria Math"/>
                                      <w:lang w:eastAsia="ko-KR"/>
                                    </w:rPr>
                                  </m:ctrlPr>
                                </m:sSubPr>
                                <m:e>
                                  <m:acc>
                                    <m:accPr>
                                      <m:chr m:val="̅"/>
                                      <m:ctrlPr>
                                        <w:rPr>
                                          <w:rFonts w:ascii="Cambria Math" w:eastAsia="함초롬바탕" w:hAnsi="Cambria Math"/>
                                          <w:lang w:eastAsia="ko-KR"/>
                                        </w:rPr>
                                      </m:ctrlPr>
                                    </m:accPr>
                                    <m:e>
                                      <m:r>
                                        <w:rPr>
                                          <w:rFonts w:ascii="Cambria Math" w:eastAsia="함초롬바탕" w:hAnsi="Cambria Math"/>
                                          <w:lang w:eastAsia="ko-KR"/>
                                        </w:rPr>
                                        <m:t>f</m:t>
                                      </m:r>
                                    </m:e>
                                  </m:acc>
                                </m:e>
                                <m:sub>
                                  <m:r>
                                    <w:rPr>
                                      <w:rFonts w:ascii="Cambria Math" w:eastAsia="함초롬바탕" w:hAnsi="Cambria Math"/>
                                      <w:lang w:eastAsia="ko-KR"/>
                                    </w:rPr>
                                    <m:t>m</m:t>
                                  </m:r>
                                </m:sub>
                              </m:sSub>
                            </m:num>
                            <m:den>
                              <m:sSub>
                                <m:sSubPr>
                                  <m:ctrlPr>
                                    <w:rPr>
                                      <w:rFonts w:ascii="Cambria Math" w:eastAsia="함초롬바탕" w:hAnsi="Cambria Math"/>
                                      <w:lang w:eastAsia="ko-KR"/>
                                    </w:rPr>
                                  </m:ctrlPr>
                                </m:sSubPr>
                                <m:e>
                                  <m:r>
                                    <w:rPr>
                                      <w:rFonts w:ascii="Cambria Math" w:eastAsia="함초롬바탕" w:hAnsi="Cambria Math"/>
                                      <w:lang w:eastAsia="ko-KR"/>
                                    </w:rPr>
                                    <m:t>p</m:t>
                                  </m:r>
                                </m:e>
                                <m:sub>
                                  <m:r>
                                    <w:rPr>
                                      <w:rFonts w:ascii="Cambria Math" w:eastAsia="함초롬바탕" w:hAnsi="Cambria Math"/>
                                      <w:lang w:eastAsia="ko-KR"/>
                                    </w:rPr>
                                    <m:t>m</m:t>
                                  </m:r>
                                </m:sub>
                              </m:sSub>
                              <m:sSub>
                                <m:sSubPr>
                                  <m:ctrlPr>
                                    <w:rPr>
                                      <w:rFonts w:ascii="Cambria Math" w:eastAsia="함초롬바탕" w:hAnsi="Cambria Math"/>
                                      <w:lang w:eastAsia="ko-KR"/>
                                    </w:rPr>
                                  </m:ctrlPr>
                                </m:sSubPr>
                                <m:e>
                                  <m:r>
                                    <w:rPr>
                                      <w:rFonts w:ascii="Cambria Math" w:eastAsia="함초롬바탕" w:hAnsi="Cambria Math"/>
                                      <w:lang w:eastAsia="ko-KR"/>
                                    </w:rPr>
                                    <m:t>V</m:t>
                                  </m:r>
                                </m:e>
                                <m:sub>
                                  <m:r>
                                    <w:rPr>
                                      <w:rFonts w:ascii="Cambria Math" w:eastAsia="함초롬바탕" w:hAnsi="Cambria Math"/>
                                      <w:lang w:eastAsia="ko-KR"/>
                                    </w:rPr>
                                    <m:t>c</m:t>
                                  </m:r>
                                </m:sub>
                              </m:sSub>
                            </m:den>
                          </m:f>
                          <m:r>
                            <m:rPr>
                              <m:sty m:val="p"/>
                            </m:rPr>
                            <w:rPr>
                              <w:rFonts w:ascii="Cambria Math" w:eastAsia="함초롬바탕" w:hAnsi="Cambria Math"/>
                              <w:lang w:eastAsia="ko-KR"/>
                            </w:rPr>
                            <m:t>-</m:t>
                          </m:r>
                          <m:f>
                            <m:fPr>
                              <m:ctrlPr>
                                <w:rPr>
                                  <w:rFonts w:ascii="Cambria Math" w:eastAsia="함초롬바탕" w:hAnsi="Cambria Math"/>
                                  <w:lang w:eastAsia="ko-KR"/>
                                </w:rPr>
                              </m:ctrlPr>
                            </m:fPr>
                            <m:num>
                              <m:r>
                                <w:rPr>
                                  <w:rFonts w:ascii="Cambria Math" w:eastAsia="함초롬바탕" w:hAnsi="Cambria Math"/>
                                  <w:lang w:eastAsia="ko-KR"/>
                                </w:rPr>
                                <m:t>UA</m:t>
                              </m:r>
                            </m:num>
                            <m:den>
                              <m:sSub>
                                <m:sSubPr>
                                  <m:ctrlPr>
                                    <w:rPr>
                                      <w:rFonts w:ascii="Cambria Math" w:eastAsia="함초롬바탕" w:hAnsi="Cambria Math"/>
                                      <w:lang w:eastAsia="ko-KR"/>
                                    </w:rPr>
                                  </m:ctrlPr>
                                </m:sSubPr>
                                <m:e>
                                  <m:r>
                                    <w:rPr>
                                      <w:rFonts w:ascii="Cambria Math" w:eastAsia="함초롬바탕" w:hAnsi="Cambria Math"/>
                                      <w:lang w:eastAsia="ko-KR"/>
                                    </w:rPr>
                                    <m:t>V</m:t>
                                  </m:r>
                                </m:e>
                                <m:sub>
                                  <m:r>
                                    <w:rPr>
                                      <w:rFonts w:ascii="Cambria Math" w:eastAsia="함초롬바탕" w:hAnsi="Cambria Math"/>
                                      <w:lang w:eastAsia="ko-KR"/>
                                    </w:rPr>
                                    <m:t>c</m:t>
                                  </m:r>
                                </m:sub>
                              </m:sSub>
                              <m:sSub>
                                <m:sSubPr>
                                  <m:ctrlPr>
                                    <w:rPr>
                                      <w:rFonts w:ascii="Cambria Math" w:eastAsia="함초롬바탕" w:hAnsi="Cambria Math"/>
                                      <w:lang w:eastAsia="ko-KR"/>
                                    </w:rPr>
                                  </m:ctrlPr>
                                </m:sSubPr>
                                <m:e>
                                  <m:r>
                                    <w:rPr>
                                      <w:rFonts w:ascii="Cambria Math" w:eastAsia="함초롬바탕" w:hAnsi="Cambria Math"/>
                                      <w:lang w:eastAsia="ko-KR"/>
                                    </w:rPr>
                                    <m:t>ρ</m:t>
                                  </m:r>
                                </m:e>
                                <m:sub>
                                  <m:r>
                                    <w:rPr>
                                      <w:rFonts w:ascii="Cambria Math" w:eastAsia="함초롬바탕" w:hAnsi="Cambria Math"/>
                                      <w:lang w:eastAsia="ko-KR"/>
                                    </w:rPr>
                                    <m:t>c</m:t>
                                  </m:r>
                                </m:sub>
                              </m:sSub>
                              <m:sSub>
                                <m:sSubPr>
                                  <m:ctrlPr>
                                    <w:rPr>
                                      <w:rFonts w:ascii="Cambria Math" w:eastAsia="함초롬바탕" w:hAnsi="Cambria Math"/>
                                      <w:lang w:eastAsia="ko-KR"/>
                                    </w:rPr>
                                  </m:ctrlPr>
                                </m:sSubPr>
                                <m:e>
                                  <m:r>
                                    <w:rPr>
                                      <w:rFonts w:ascii="Cambria Math" w:eastAsia="함초롬바탕" w:hAnsi="Cambria Math"/>
                                      <w:lang w:eastAsia="ko-KR"/>
                                    </w:rPr>
                                    <m:t>c</m:t>
                                  </m:r>
                                </m:e>
                                <m:sub>
                                  <m:r>
                                    <w:rPr>
                                      <w:rFonts w:ascii="Cambria Math" w:eastAsia="함초롬바탕" w:hAnsi="Cambria Math"/>
                                      <w:lang w:eastAsia="ko-KR"/>
                                    </w:rPr>
                                    <m:t>pc</m:t>
                                  </m:r>
                                </m:sub>
                              </m:sSub>
                            </m:den>
                          </m:f>
                        </m:e>
                        <m:e>
                          <m:r>
                            <m:rPr>
                              <m:sty m:val="p"/>
                            </m:rPr>
                            <w:rPr>
                              <w:rFonts w:ascii="Cambria Math" w:eastAsia="함초롬바탕" w:hAnsi="Cambria Math"/>
                              <w:lang w:eastAsia="ko-KR"/>
                            </w:rPr>
                            <m:t>0</m:t>
                          </m:r>
                        </m:e>
                      </m:mr>
                      <m:mr>
                        <m:e>
                          <m:f>
                            <m:fPr>
                              <m:ctrlPr>
                                <w:rPr>
                                  <w:rFonts w:ascii="Cambria Math" w:eastAsia="함초롬바탕" w:hAnsi="Cambria Math"/>
                                  <w:lang w:eastAsia="ko-KR"/>
                                </w:rPr>
                              </m:ctrlPr>
                            </m:fPr>
                            <m:num>
                              <m:sSub>
                                <m:sSubPr>
                                  <m:ctrlPr>
                                    <w:rPr>
                                      <w:rFonts w:ascii="Cambria Math" w:eastAsia="함초롬바탕" w:hAnsi="Cambria Math"/>
                                      <w:lang w:eastAsia="ko-KR"/>
                                    </w:rPr>
                                  </m:ctrlPr>
                                </m:sSubPr>
                                <m:e>
                                  <m:r>
                                    <w:rPr>
                                      <w:rFonts w:ascii="Cambria Math" w:eastAsia="함초롬바탕" w:hAnsi="Cambria Math"/>
                                      <w:lang w:eastAsia="ko-KR"/>
                                    </w:rPr>
                                    <m:t>F</m:t>
                                  </m:r>
                                </m:e>
                                <m:sub>
                                  <m:r>
                                    <w:rPr>
                                      <w:rFonts w:ascii="Cambria Math" w:eastAsia="함초롬바탕" w:hAnsi="Cambria Math"/>
                                      <w:lang w:eastAsia="ko-KR"/>
                                    </w:rPr>
                                    <m:t>hin</m:t>
                                  </m:r>
                                </m:sub>
                              </m:sSub>
                              <m:sSub>
                                <m:sSubPr>
                                  <m:ctrlPr>
                                    <w:rPr>
                                      <w:rFonts w:ascii="Cambria Math" w:eastAsia="함초롬바탕" w:hAnsi="Cambria Math"/>
                                      <w:lang w:eastAsia="ko-KR"/>
                                    </w:rPr>
                                  </m:ctrlPr>
                                </m:sSubPr>
                                <m:e>
                                  <m:acc>
                                    <m:accPr>
                                      <m:chr m:val="̅"/>
                                      <m:ctrlPr>
                                        <w:rPr>
                                          <w:rFonts w:ascii="Cambria Math" w:eastAsia="함초롬바탕" w:hAnsi="Cambria Math"/>
                                          <w:lang w:eastAsia="ko-KR"/>
                                        </w:rPr>
                                      </m:ctrlPr>
                                    </m:accPr>
                                    <m:e>
                                      <m:r>
                                        <w:rPr>
                                          <w:rFonts w:ascii="Cambria Math" w:eastAsia="함초롬바탕" w:hAnsi="Cambria Math"/>
                                          <w:lang w:eastAsia="ko-KR"/>
                                        </w:rPr>
                                        <m:t>O</m:t>
                                      </m:r>
                                    </m:e>
                                  </m:acc>
                                </m:e>
                                <m:sub>
                                  <m:r>
                                    <w:rPr>
                                      <w:rFonts w:ascii="Cambria Math" w:eastAsia="함초롬바탕" w:hAnsi="Cambria Math"/>
                                      <w:lang w:eastAsia="ko-KR"/>
                                    </w:rPr>
                                    <m:t>v</m:t>
                                  </m:r>
                                </m:sub>
                              </m:sSub>
                            </m:num>
                            <m:den>
                              <m:sSub>
                                <m:sSubPr>
                                  <m:ctrlPr>
                                    <w:rPr>
                                      <w:rFonts w:ascii="Cambria Math" w:eastAsia="함초롬바탕" w:hAnsi="Cambria Math"/>
                                      <w:lang w:eastAsia="ko-KR"/>
                                    </w:rPr>
                                  </m:ctrlPr>
                                </m:sSubPr>
                                <m:e>
                                  <m:r>
                                    <w:rPr>
                                      <w:rFonts w:ascii="Cambria Math" w:eastAsia="함초롬바탕" w:hAnsi="Cambria Math"/>
                                      <w:lang w:eastAsia="ko-KR"/>
                                    </w:rPr>
                                    <m:t>V</m:t>
                                  </m:r>
                                </m:e>
                                <m:sub>
                                  <m:r>
                                    <m:rPr>
                                      <m:sty m:val="p"/>
                                    </m:rPr>
                                    <w:rPr>
                                      <w:rFonts w:ascii="Cambria Math" w:eastAsia="함초롬바탕" w:hAnsi="Cambria Math"/>
                                      <w:lang w:eastAsia="ko-KR"/>
                                    </w:rPr>
                                    <m:t>3</m:t>
                                  </m:r>
                                  <m:r>
                                    <w:rPr>
                                      <w:rFonts w:ascii="Cambria Math" w:eastAsia="함초롬바탕" w:hAnsi="Cambria Math"/>
                                      <w:lang w:eastAsia="ko-KR"/>
                                    </w:rPr>
                                    <m:t>wv</m:t>
                                  </m:r>
                                </m:sub>
                              </m:sSub>
                            </m:den>
                          </m:f>
                        </m:e>
                        <m:e>
                          <m:r>
                            <m:rPr>
                              <m:sty m:val="p"/>
                            </m:rPr>
                            <w:rPr>
                              <w:rFonts w:ascii="Cambria Math" w:eastAsia="함초롬바탕" w:hAnsi="Cambria Math"/>
                              <w:lang w:eastAsia="ko-KR"/>
                            </w:rPr>
                            <m:t>0</m:t>
                          </m:r>
                        </m:e>
                        <m:e>
                          <m:r>
                            <m:rPr>
                              <m:sty m:val="p"/>
                            </m:rPr>
                            <w:rPr>
                              <w:rFonts w:ascii="Cambria Math" w:eastAsia="함초롬바탕" w:hAnsi="Cambria Math"/>
                              <w:lang w:eastAsia="ko-KR"/>
                            </w:rPr>
                            <m:t>-</m:t>
                          </m:r>
                          <m:f>
                            <m:fPr>
                              <m:ctrlPr>
                                <w:rPr>
                                  <w:rFonts w:ascii="Cambria Math" w:eastAsia="함초롬바탕" w:hAnsi="Cambria Math"/>
                                  <w:lang w:eastAsia="ko-KR"/>
                                </w:rPr>
                              </m:ctrlPr>
                            </m:fPr>
                            <m:num>
                              <m:sSub>
                                <m:sSubPr>
                                  <m:ctrlPr>
                                    <w:rPr>
                                      <w:rFonts w:ascii="Cambria Math" w:eastAsia="함초롬바탕" w:hAnsi="Cambria Math"/>
                                      <w:lang w:eastAsia="ko-KR"/>
                                    </w:rPr>
                                  </m:ctrlPr>
                                </m:sSubPr>
                                <m:e>
                                  <m:r>
                                    <w:rPr>
                                      <w:rFonts w:ascii="Cambria Math" w:eastAsia="함초롬바탕" w:hAnsi="Cambria Math"/>
                                      <w:lang w:eastAsia="ko-KR"/>
                                    </w:rPr>
                                    <m:t>F</m:t>
                                  </m:r>
                                </m:e>
                                <m:sub>
                                  <m:r>
                                    <w:rPr>
                                      <w:rFonts w:ascii="Cambria Math" w:eastAsia="함초롬바탕" w:hAnsi="Cambria Math"/>
                                      <w:lang w:eastAsia="ko-KR"/>
                                    </w:rPr>
                                    <m:t>hin</m:t>
                                  </m:r>
                                </m:sub>
                              </m:sSub>
                            </m:num>
                            <m:den>
                              <m:sSub>
                                <m:sSubPr>
                                  <m:ctrlPr>
                                    <w:rPr>
                                      <w:rFonts w:ascii="Cambria Math" w:eastAsia="함초롬바탕" w:hAnsi="Cambria Math"/>
                                      <w:lang w:eastAsia="ko-KR"/>
                                    </w:rPr>
                                  </m:ctrlPr>
                                </m:sSubPr>
                                <m:e>
                                  <m:r>
                                    <w:rPr>
                                      <w:rFonts w:ascii="Cambria Math" w:eastAsia="함초롬바탕" w:hAnsi="Cambria Math"/>
                                      <w:lang w:eastAsia="ko-KR"/>
                                    </w:rPr>
                                    <m:t>V</m:t>
                                  </m:r>
                                </m:e>
                                <m:sub>
                                  <m:r>
                                    <m:rPr>
                                      <m:sty m:val="p"/>
                                    </m:rPr>
                                    <w:rPr>
                                      <w:rFonts w:ascii="Cambria Math" w:eastAsia="함초롬바탕" w:hAnsi="Cambria Math"/>
                                      <w:lang w:eastAsia="ko-KR"/>
                                    </w:rPr>
                                    <m:t>3</m:t>
                                  </m:r>
                                  <m:r>
                                    <w:rPr>
                                      <w:rFonts w:ascii="Cambria Math" w:eastAsia="함초롬바탕" w:hAnsi="Cambria Math"/>
                                      <w:lang w:eastAsia="ko-KR"/>
                                    </w:rPr>
                                    <m:t>vw</m:t>
                                  </m:r>
                                </m:sub>
                              </m:sSub>
                            </m:den>
                          </m:f>
                        </m:e>
                      </m:mr>
                    </m:m>
                  </m:e>
                </m:d>
              </m:oMath>
            </m:oMathPara>
          </w:p>
        </w:tc>
        <w:tc>
          <w:tcPr>
            <w:tcW w:w="274" w:type="pct"/>
            <w:vAlign w:val="center"/>
          </w:tcPr>
          <w:p w14:paraId="30527B7A" w14:textId="77777777" w:rsidR="007703AC" w:rsidRPr="003030D2" w:rsidRDefault="007703AC" w:rsidP="007703AC">
            <w:pPr>
              <w:pStyle w:val="MDPI3aequationnumber"/>
              <w:spacing w:line="260" w:lineRule="atLeast"/>
            </w:pPr>
            <w:r w:rsidRPr="003030D2">
              <w:t>(</w:t>
            </w:r>
            <w:r>
              <w:t>14</w:t>
            </w:r>
            <w:r w:rsidRPr="003030D2">
              <w:t>)</w:t>
            </w:r>
          </w:p>
        </w:tc>
      </w:tr>
      <w:tr w:rsidR="007703AC" w:rsidRPr="00754C37" w14:paraId="2D0B491B" w14:textId="77777777" w:rsidTr="00EE335C">
        <w:tc>
          <w:tcPr>
            <w:tcW w:w="4726" w:type="pct"/>
          </w:tcPr>
          <w:p w14:paraId="2A8D96C8" w14:textId="77777777" w:rsidR="007703AC" w:rsidRPr="00451628" w:rsidRDefault="007703AC" w:rsidP="00451628">
            <w:pPr>
              <w:ind w:firstLine="204"/>
              <w:rPr>
                <w:rFonts w:ascii="Cambria Math" w:eastAsia="함초롬바탕" w:hAnsi="Cambria Math"/>
                <w:lang w:eastAsia="ko-KR"/>
                <w:oMath/>
              </w:rPr>
            </w:pPr>
            <m:oMathPara>
              <m:oMath>
                <m:r>
                  <w:rPr>
                    <w:rFonts w:ascii="Cambria Math" w:eastAsia="함초롬바탕" w:hAnsi="Cambria Math"/>
                    <w:lang w:eastAsia="ko-KR"/>
                  </w:rPr>
                  <m:t>B</m:t>
                </m:r>
                <m:r>
                  <m:rPr>
                    <m:sty m:val="p"/>
                  </m:rPr>
                  <w:rPr>
                    <w:rFonts w:ascii="Cambria Math" w:eastAsia="함초롬바탕" w:hAnsi="Cambria Math"/>
                    <w:lang w:eastAsia="ko-KR"/>
                  </w:rPr>
                  <m:t>=</m:t>
                </m:r>
                <m:d>
                  <m:dPr>
                    <m:begChr m:val="["/>
                    <m:endChr m:val="]"/>
                    <m:ctrlPr>
                      <w:rPr>
                        <w:rFonts w:ascii="Cambria Math" w:eastAsia="함초롬바탕" w:hAnsi="Cambria Math"/>
                        <w:lang w:eastAsia="ko-KR"/>
                      </w:rPr>
                    </m:ctrlPr>
                  </m:dPr>
                  <m:e>
                    <m:m>
                      <m:mPr>
                        <m:mcs>
                          <m:mc>
                            <m:mcPr>
                              <m:count m:val="2"/>
                              <m:mcJc m:val="center"/>
                            </m:mcPr>
                          </m:mc>
                        </m:mcs>
                        <m:ctrlPr>
                          <w:rPr>
                            <w:rFonts w:ascii="Cambria Math" w:eastAsia="함초롬바탕" w:hAnsi="Cambria Math"/>
                            <w:lang w:eastAsia="ko-KR"/>
                          </w:rPr>
                        </m:ctrlPr>
                      </m:mPr>
                      <m:mr>
                        <m:e>
                          <m:r>
                            <m:rPr>
                              <m:sty m:val="p"/>
                            </m:rPr>
                            <w:rPr>
                              <w:rFonts w:ascii="Cambria Math" w:eastAsia="함초롬바탕" w:hAnsi="Cambria Math"/>
                              <w:lang w:eastAsia="ko-KR"/>
                            </w:rPr>
                            <m:t>0</m:t>
                          </m:r>
                        </m:e>
                        <m:e>
                          <m:f>
                            <m:fPr>
                              <m:ctrlPr>
                                <w:rPr>
                                  <w:rFonts w:ascii="Cambria Math" w:eastAsia="함초롬바탕" w:hAnsi="Cambria Math"/>
                                  <w:lang w:eastAsia="ko-KR"/>
                                </w:rPr>
                              </m:ctrlPr>
                            </m:fPr>
                            <m:num>
                              <m:sSub>
                                <m:sSubPr>
                                  <m:ctrlPr>
                                    <w:rPr>
                                      <w:rFonts w:ascii="Cambria Math" w:eastAsia="함초롬바탕" w:hAnsi="Cambria Math"/>
                                      <w:lang w:eastAsia="ko-KR"/>
                                    </w:rPr>
                                  </m:ctrlPr>
                                </m:sSubPr>
                                <m:e>
                                  <m:r>
                                    <w:rPr>
                                      <w:rFonts w:ascii="Cambria Math" w:eastAsia="함초롬바탕" w:hAnsi="Cambria Math"/>
                                      <w:lang w:eastAsia="ko-KR"/>
                                    </w:rPr>
                                    <m:t>F</m:t>
                                  </m:r>
                                </m:e>
                                <m:sub>
                                  <m:r>
                                    <w:rPr>
                                      <w:rFonts w:ascii="Cambria Math" w:eastAsia="함초롬바탕" w:hAnsi="Cambria Math"/>
                                      <w:lang w:eastAsia="ko-KR"/>
                                    </w:rPr>
                                    <m:t>hin</m:t>
                                  </m:r>
                                </m:sub>
                              </m:sSub>
                              <m:d>
                                <m:dPr>
                                  <m:ctrlPr>
                                    <w:rPr>
                                      <w:rFonts w:ascii="Cambria Math" w:eastAsia="함초롬바탕" w:hAnsi="Cambria Math"/>
                                      <w:lang w:eastAsia="ko-KR"/>
                                    </w:rPr>
                                  </m:ctrlPr>
                                </m:dPr>
                                <m:e>
                                  <m:sSub>
                                    <m:sSubPr>
                                      <m:ctrlPr>
                                        <w:rPr>
                                          <w:rFonts w:ascii="Cambria Math" w:eastAsia="함초롬바탕" w:hAnsi="Cambria Math"/>
                                          <w:lang w:eastAsia="ko-KR"/>
                                        </w:rPr>
                                      </m:ctrlPr>
                                    </m:sSubPr>
                                    <m:e>
                                      <m:r>
                                        <w:rPr>
                                          <w:rFonts w:ascii="Cambria Math" w:eastAsia="함초롬바탕" w:hAnsi="Cambria Math"/>
                                          <w:lang w:eastAsia="ko-KR"/>
                                        </w:rPr>
                                        <m:t>T</m:t>
                                      </m:r>
                                    </m:e>
                                    <m:sub>
                                      <m:r>
                                        <w:rPr>
                                          <w:rFonts w:ascii="Cambria Math" w:eastAsia="함초롬바탕" w:hAnsi="Cambria Math"/>
                                          <w:lang w:eastAsia="ko-KR"/>
                                        </w:rPr>
                                        <m:t>hi</m:t>
                                      </m:r>
                                    </m:sub>
                                  </m:sSub>
                                  <m:r>
                                    <m:rPr>
                                      <m:sty m:val="p"/>
                                    </m:rPr>
                                    <w:rPr>
                                      <w:rFonts w:ascii="Cambria Math" w:eastAsia="함초롬바탕" w:hAnsi="Cambria Math"/>
                                      <w:lang w:eastAsia="ko-KR"/>
                                    </w:rPr>
                                    <m:t>-</m:t>
                                  </m:r>
                                  <m:sSub>
                                    <m:sSubPr>
                                      <m:ctrlPr>
                                        <w:rPr>
                                          <w:rFonts w:ascii="Cambria Math" w:eastAsia="함초롬바탕" w:hAnsi="Cambria Math"/>
                                          <w:lang w:eastAsia="ko-KR"/>
                                        </w:rPr>
                                      </m:ctrlPr>
                                    </m:sSubPr>
                                    <m:e>
                                      <m:acc>
                                        <m:accPr>
                                          <m:chr m:val="̅"/>
                                          <m:ctrlPr>
                                            <w:rPr>
                                              <w:rFonts w:ascii="Cambria Math" w:eastAsia="함초롬바탕" w:hAnsi="Cambria Math"/>
                                              <w:lang w:eastAsia="ko-KR"/>
                                            </w:rPr>
                                          </m:ctrlPr>
                                        </m:accPr>
                                        <m:e>
                                          <m:r>
                                            <w:rPr>
                                              <w:rFonts w:ascii="Cambria Math" w:eastAsia="함초롬바탕" w:hAnsi="Cambria Math"/>
                                              <w:lang w:eastAsia="ko-KR"/>
                                            </w:rPr>
                                            <m:t>T</m:t>
                                          </m:r>
                                        </m:e>
                                      </m:acc>
                                    </m:e>
                                    <m:sub>
                                      <m:r>
                                        <w:rPr>
                                          <w:rFonts w:ascii="Cambria Math" w:eastAsia="함초롬바탕" w:hAnsi="Cambria Math"/>
                                          <w:lang w:eastAsia="ko-KR"/>
                                        </w:rPr>
                                        <m:t>ho</m:t>
                                      </m:r>
                                    </m:sub>
                                  </m:sSub>
                                </m:e>
                              </m:d>
                            </m:num>
                            <m:den>
                              <m:sSub>
                                <m:sSubPr>
                                  <m:ctrlPr>
                                    <w:rPr>
                                      <w:rFonts w:ascii="Cambria Math" w:eastAsia="함초롬바탕" w:hAnsi="Cambria Math"/>
                                      <w:lang w:eastAsia="ko-KR"/>
                                    </w:rPr>
                                  </m:ctrlPr>
                                </m:sSubPr>
                                <m:e>
                                  <m:r>
                                    <w:rPr>
                                      <w:rFonts w:ascii="Cambria Math" w:eastAsia="함초롬바탕" w:hAnsi="Cambria Math"/>
                                      <w:lang w:eastAsia="ko-KR"/>
                                    </w:rPr>
                                    <m:t>V</m:t>
                                  </m:r>
                                </m:e>
                                <m:sub>
                                  <m:r>
                                    <w:rPr>
                                      <w:rFonts w:ascii="Cambria Math" w:eastAsia="함초롬바탕" w:hAnsi="Cambria Math"/>
                                      <w:lang w:eastAsia="ko-KR"/>
                                    </w:rPr>
                                    <m:t>h</m:t>
                                  </m:r>
                                </m:sub>
                              </m:sSub>
                            </m:den>
                          </m:f>
                        </m:e>
                      </m:mr>
                      <m:mr>
                        <m:e>
                          <m:f>
                            <m:fPr>
                              <m:ctrlPr>
                                <w:rPr>
                                  <w:rFonts w:ascii="Cambria Math" w:eastAsia="함초롬바탕" w:hAnsi="Cambria Math"/>
                                  <w:lang w:eastAsia="ko-KR"/>
                                </w:rPr>
                              </m:ctrlPr>
                            </m:fPr>
                            <m:num>
                              <m:r>
                                <m:rPr>
                                  <m:sty m:val="p"/>
                                </m:rPr>
                                <w:rPr>
                                  <w:rFonts w:ascii="Cambria Math" w:eastAsia="함초롬바탕" w:hAnsi="Cambria Math"/>
                                  <w:lang w:eastAsia="ko-KR"/>
                                </w:rPr>
                                <m:t>120</m:t>
                              </m:r>
                              <m:sSub>
                                <m:sSubPr>
                                  <m:ctrlPr>
                                    <w:rPr>
                                      <w:rFonts w:ascii="Cambria Math" w:eastAsia="함초롬바탕" w:hAnsi="Cambria Math"/>
                                      <w:lang w:eastAsia="ko-KR"/>
                                    </w:rPr>
                                  </m:ctrlPr>
                                </m:sSubPr>
                                <m:e>
                                  <m:r>
                                    <w:rPr>
                                      <w:rFonts w:ascii="Cambria Math" w:eastAsia="함초롬바탕" w:hAnsi="Cambria Math"/>
                                      <w:lang w:eastAsia="ko-KR"/>
                                    </w:rPr>
                                    <m:t>k</m:t>
                                  </m:r>
                                </m:e>
                                <m:sub>
                                  <m:r>
                                    <w:rPr>
                                      <w:rFonts w:ascii="Cambria Math" w:eastAsia="함초롬바탕" w:hAnsi="Cambria Math"/>
                                      <w:lang w:eastAsia="ko-KR"/>
                                    </w:rPr>
                                    <m:t>pv</m:t>
                                  </m:r>
                                </m:sub>
                              </m:sSub>
                              <m:d>
                                <m:dPr>
                                  <m:ctrlPr>
                                    <w:rPr>
                                      <w:rFonts w:ascii="Cambria Math" w:eastAsia="함초롬바탕" w:hAnsi="Cambria Math"/>
                                      <w:lang w:eastAsia="ko-KR"/>
                                    </w:rPr>
                                  </m:ctrlPr>
                                </m:dPr>
                                <m:e>
                                  <m:sSub>
                                    <m:sSubPr>
                                      <m:ctrlPr>
                                        <w:rPr>
                                          <w:rFonts w:ascii="Cambria Math" w:eastAsia="함초롬바탕" w:hAnsi="Cambria Math"/>
                                          <w:lang w:eastAsia="ko-KR"/>
                                        </w:rPr>
                                      </m:ctrlPr>
                                    </m:sSubPr>
                                    <m:e>
                                      <m:r>
                                        <w:rPr>
                                          <w:rFonts w:ascii="Cambria Math" w:eastAsia="함초롬바탕" w:hAnsi="Cambria Math"/>
                                          <w:lang w:eastAsia="ko-KR"/>
                                        </w:rPr>
                                        <m:t>T</m:t>
                                      </m:r>
                                    </m:e>
                                    <m:sub>
                                      <m:r>
                                        <w:rPr>
                                          <w:rFonts w:ascii="Cambria Math" w:eastAsia="함초롬바탕" w:hAnsi="Cambria Math"/>
                                          <w:lang w:eastAsia="ko-KR"/>
                                        </w:rPr>
                                        <m:t>ci</m:t>
                                      </m:r>
                                    </m:sub>
                                  </m:sSub>
                                  <m:r>
                                    <m:rPr>
                                      <m:sty m:val="p"/>
                                    </m:rPr>
                                    <w:rPr>
                                      <w:rFonts w:ascii="Cambria Math" w:eastAsia="함초롬바탕" w:hAnsi="Cambria Math"/>
                                      <w:lang w:eastAsia="ko-KR"/>
                                    </w:rPr>
                                    <m:t>-</m:t>
                                  </m:r>
                                  <m:sSub>
                                    <m:sSubPr>
                                      <m:ctrlPr>
                                        <w:rPr>
                                          <w:rFonts w:ascii="Cambria Math" w:eastAsia="함초롬바탕" w:hAnsi="Cambria Math"/>
                                          <w:lang w:eastAsia="ko-KR"/>
                                        </w:rPr>
                                      </m:ctrlPr>
                                    </m:sSubPr>
                                    <m:e>
                                      <m:acc>
                                        <m:accPr>
                                          <m:chr m:val="̅"/>
                                          <m:ctrlPr>
                                            <w:rPr>
                                              <w:rFonts w:ascii="Cambria Math" w:eastAsia="함초롬바탕" w:hAnsi="Cambria Math"/>
                                              <w:lang w:eastAsia="ko-KR"/>
                                            </w:rPr>
                                          </m:ctrlPr>
                                        </m:accPr>
                                        <m:e>
                                          <m:r>
                                            <w:rPr>
                                              <w:rFonts w:ascii="Cambria Math" w:eastAsia="함초롬바탕" w:hAnsi="Cambria Math"/>
                                              <w:lang w:eastAsia="ko-KR"/>
                                            </w:rPr>
                                            <m:t>T</m:t>
                                          </m:r>
                                        </m:e>
                                      </m:acc>
                                    </m:e>
                                    <m:sub>
                                      <m:r>
                                        <w:rPr>
                                          <w:rFonts w:ascii="Cambria Math" w:eastAsia="함초롬바탕" w:hAnsi="Cambria Math"/>
                                          <w:lang w:eastAsia="ko-KR"/>
                                        </w:rPr>
                                        <m:t>co</m:t>
                                      </m:r>
                                    </m:sub>
                                  </m:sSub>
                                </m:e>
                              </m:d>
                            </m:num>
                            <m:den>
                              <m:sSub>
                                <m:sSubPr>
                                  <m:ctrlPr>
                                    <w:rPr>
                                      <w:rFonts w:ascii="Cambria Math" w:eastAsia="함초롬바탕" w:hAnsi="Cambria Math"/>
                                      <w:lang w:eastAsia="ko-KR"/>
                                    </w:rPr>
                                  </m:ctrlPr>
                                </m:sSubPr>
                                <m:e>
                                  <m:r>
                                    <w:rPr>
                                      <w:rFonts w:ascii="Cambria Math" w:eastAsia="함초롬바탕" w:hAnsi="Cambria Math"/>
                                      <w:lang w:eastAsia="ko-KR"/>
                                    </w:rPr>
                                    <m:t>p</m:t>
                                  </m:r>
                                </m:e>
                                <m:sub>
                                  <m:r>
                                    <w:rPr>
                                      <w:rFonts w:ascii="Cambria Math" w:eastAsia="함초롬바탕" w:hAnsi="Cambria Math"/>
                                      <w:lang w:eastAsia="ko-KR"/>
                                    </w:rPr>
                                    <m:t>m</m:t>
                                  </m:r>
                                </m:sub>
                              </m:sSub>
                              <m:sSub>
                                <m:sSubPr>
                                  <m:ctrlPr>
                                    <w:rPr>
                                      <w:rFonts w:ascii="Cambria Math" w:eastAsia="함초롬바탕" w:hAnsi="Cambria Math"/>
                                      <w:lang w:eastAsia="ko-KR"/>
                                    </w:rPr>
                                  </m:ctrlPr>
                                </m:sSubPr>
                                <m:e>
                                  <m:r>
                                    <w:rPr>
                                      <w:rFonts w:ascii="Cambria Math" w:eastAsia="함초롬바탕" w:hAnsi="Cambria Math"/>
                                      <w:lang w:eastAsia="ko-KR"/>
                                    </w:rPr>
                                    <m:t>V</m:t>
                                  </m:r>
                                </m:e>
                                <m:sub>
                                  <m:r>
                                    <w:rPr>
                                      <w:rFonts w:ascii="Cambria Math" w:eastAsia="함초롬바탕" w:hAnsi="Cambria Math"/>
                                      <w:lang w:eastAsia="ko-KR"/>
                                    </w:rPr>
                                    <m:t>c</m:t>
                                  </m:r>
                                </m:sub>
                              </m:sSub>
                            </m:den>
                          </m:f>
                        </m:e>
                        <m:e>
                          <m:r>
                            <m:rPr>
                              <m:sty m:val="p"/>
                            </m:rPr>
                            <w:rPr>
                              <w:rFonts w:ascii="Cambria Math" w:eastAsia="함초롬바탕" w:hAnsi="Cambria Math"/>
                              <w:lang w:eastAsia="ko-KR"/>
                            </w:rPr>
                            <m:t>0</m:t>
                          </m:r>
                        </m:e>
                      </m:mr>
                      <m:mr>
                        <m:e>
                          <m:r>
                            <m:rPr>
                              <m:sty m:val="p"/>
                            </m:rPr>
                            <w:rPr>
                              <w:rFonts w:ascii="Cambria Math" w:eastAsia="함초롬바탕" w:hAnsi="Cambria Math"/>
                              <w:lang w:eastAsia="ko-KR"/>
                            </w:rPr>
                            <m:t>0</m:t>
                          </m:r>
                        </m:e>
                        <m:e>
                          <m:f>
                            <m:fPr>
                              <m:ctrlPr>
                                <w:rPr>
                                  <w:rFonts w:ascii="Cambria Math" w:eastAsia="함초롬바탕" w:hAnsi="Cambria Math"/>
                                  <w:lang w:eastAsia="ko-KR"/>
                                </w:rPr>
                              </m:ctrlPr>
                            </m:fPr>
                            <m:num>
                              <m:sSub>
                                <m:sSubPr>
                                  <m:ctrlPr>
                                    <w:rPr>
                                      <w:rFonts w:ascii="Cambria Math" w:eastAsia="함초롬바탕" w:hAnsi="Cambria Math"/>
                                      <w:lang w:eastAsia="ko-KR"/>
                                    </w:rPr>
                                  </m:ctrlPr>
                                </m:sSubPr>
                                <m:e>
                                  <m:r>
                                    <w:rPr>
                                      <w:rFonts w:ascii="Cambria Math" w:eastAsia="함초롬바탕" w:hAnsi="Cambria Math"/>
                                      <w:lang w:eastAsia="ko-KR"/>
                                    </w:rPr>
                                    <m:t>F</m:t>
                                  </m:r>
                                </m:e>
                                <m:sub>
                                  <m:r>
                                    <w:rPr>
                                      <w:rFonts w:ascii="Cambria Math" w:eastAsia="함초롬바탕" w:hAnsi="Cambria Math"/>
                                      <w:lang w:eastAsia="ko-KR"/>
                                    </w:rPr>
                                    <m:t>hin</m:t>
                                  </m:r>
                                </m:sub>
                              </m:sSub>
                              <m:d>
                                <m:dPr>
                                  <m:ctrlPr>
                                    <w:rPr>
                                      <w:rFonts w:ascii="Cambria Math" w:eastAsia="함초롬바탕" w:hAnsi="Cambria Math"/>
                                      <w:lang w:eastAsia="ko-KR"/>
                                    </w:rPr>
                                  </m:ctrlPr>
                                </m:dPr>
                                <m:e>
                                  <m:sSub>
                                    <m:sSubPr>
                                      <m:ctrlPr>
                                        <w:rPr>
                                          <w:rFonts w:ascii="Cambria Math" w:eastAsia="함초롬바탕" w:hAnsi="Cambria Math"/>
                                          <w:lang w:eastAsia="ko-KR"/>
                                        </w:rPr>
                                      </m:ctrlPr>
                                    </m:sSubPr>
                                    <m:e>
                                      <m:acc>
                                        <m:accPr>
                                          <m:chr m:val="̅"/>
                                          <m:ctrlPr>
                                            <w:rPr>
                                              <w:rFonts w:ascii="Cambria Math" w:eastAsia="함초롬바탕" w:hAnsi="Cambria Math"/>
                                              <w:lang w:eastAsia="ko-KR"/>
                                            </w:rPr>
                                          </m:ctrlPr>
                                        </m:accPr>
                                        <m:e>
                                          <m:r>
                                            <w:rPr>
                                              <w:rFonts w:ascii="Cambria Math" w:eastAsia="함초롬바탕" w:hAnsi="Cambria Math"/>
                                              <w:lang w:eastAsia="ko-KR"/>
                                            </w:rPr>
                                            <m:t>T</m:t>
                                          </m:r>
                                        </m:e>
                                      </m:acc>
                                    </m:e>
                                    <m:sub>
                                      <m:r>
                                        <w:rPr>
                                          <w:rFonts w:ascii="Cambria Math" w:eastAsia="함초롬바탕" w:hAnsi="Cambria Math"/>
                                          <w:lang w:eastAsia="ko-KR"/>
                                        </w:rPr>
                                        <m:t>ho</m:t>
                                      </m:r>
                                    </m:sub>
                                  </m:sSub>
                                  <m:r>
                                    <m:rPr>
                                      <m:sty m:val="p"/>
                                    </m:rPr>
                                    <w:rPr>
                                      <w:rFonts w:ascii="Cambria Math" w:eastAsia="함초롬바탕" w:hAnsi="Cambria Math"/>
                                      <w:lang w:eastAsia="ko-KR"/>
                                    </w:rPr>
                                    <m:t>-</m:t>
                                  </m:r>
                                  <m:sSub>
                                    <m:sSubPr>
                                      <m:ctrlPr>
                                        <w:rPr>
                                          <w:rFonts w:ascii="Cambria Math" w:eastAsia="함초롬바탕" w:hAnsi="Cambria Math"/>
                                          <w:lang w:eastAsia="ko-KR"/>
                                        </w:rPr>
                                      </m:ctrlPr>
                                    </m:sSubPr>
                                    <m:e>
                                      <m:r>
                                        <w:rPr>
                                          <w:rFonts w:ascii="Cambria Math" w:eastAsia="함초롬바탕" w:hAnsi="Cambria Math"/>
                                          <w:lang w:eastAsia="ko-KR"/>
                                        </w:rPr>
                                        <m:t>T</m:t>
                                      </m:r>
                                    </m:e>
                                    <m:sub>
                                      <m:r>
                                        <w:rPr>
                                          <w:rFonts w:ascii="Cambria Math" w:eastAsia="함초롬바탕" w:hAnsi="Cambria Math"/>
                                          <w:lang w:eastAsia="ko-KR"/>
                                        </w:rPr>
                                        <m:t>hi</m:t>
                                      </m:r>
                                    </m:sub>
                                  </m:sSub>
                                </m:e>
                              </m:d>
                            </m:num>
                            <m:den>
                              <m:sSub>
                                <m:sSubPr>
                                  <m:ctrlPr>
                                    <w:rPr>
                                      <w:rFonts w:ascii="Cambria Math" w:eastAsia="함초롬바탕" w:hAnsi="Cambria Math"/>
                                      <w:lang w:eastAsia="ko-KR"/>
                                    </w:rPr>
                                  </m:ctrlPr>
                                </m:sSubPr>
                                <m:e>
                                  <m:r>
                                    <w:rPr>
                                      <w:rFonts w:ascii="Cambria Math" w:eastAsia="함초롬바탕" w:hAnsi="Cambria Math"/>
                                      <w:lang w:eastAsia="ko-KR"/>
                                    </w:rPr>
                                    <m:t>V</m:t>
                                  </m:r>
                                </m:e>
                                <m:sub>
                                  <m:r>
                                    <m:rPr>
                                      <m:sty m:val="p"/>
                                    </m:rPr>
                                    <w:rPr>
                                      <w:rFonts w:ascii="Cambria Math" w:eastAsia="함초롬바탕" w:hAnsi="Cambria Math"/>
                                      <w:lang w:eastAsia="ko-KR"/>
                                    </w:rPr>
                                    <m:t>3</m:t>
                                  </m:r>
                                  <m:r>
                                    <w:rPr>
                                      <w:rFonts w:ascii="Cambria Math" w:eastAsia="함초롬바탕" w:hAnsi="Cambria Math"/>
                                      <w:lang w:eastAsia="ko-KR"/>
                                    </w:rPr>
                                    <m:t>wv</m:t>
                                  </m:r>
                                </m:sub>
                              </m:sSub>
                            </m:den>
                          </m:f>
                        </m:e>
                      </m:mr>
                    </m:m>
                  </m:e>
                </m:d>
              </m:oMath>
            </m:oMathPara>
          </w:p>
        </w:tc>
        <w:tc>
          <w:tcPr>
            <w:tcW w:w="274" w:type="pct"/>
            <w:vAlign w:val="center"/>
          </w:tcPr>
          <w:p w14:paraId="14DE3E5E" w14:textId="77777777" w:rsidR="007703AC" w:rsidRPr="003030D2" w:rsidRDefault="007703AC" w:rsidP="007703AC">
            <w:pPr>
              <w:pStyle w:val="MDPI3aequationnumber"/>
              <w:spacing w:line="260" w:lineRule="atLeast"/>
            </w:pPr>
            <w:r w:rsidRPr="003030D2">
              <w:t>(</w:t>
            </w:r>
            <w:r>
              <w:t>15</w:t>
            </w:r>
            <w:r w:rsidRPr="003030D2">
              <w:t>)</w:t>
            </w:r>
          </w:p>
        </w:tc>
      </w:tr>
      <w:tr w:rsidR="007703AC" w:rsidRPr="00754C37" w14:paraId="0F8B8816" w14:textId="77777777" w:rsidTr="00EE335C">
        <w:tc>
          <w:tcPr>
            <w:tcW w:w="4726" w:type="pct"/>
          </w:tcPr>
          <w:p w14:paraId="25006A0D" w14:textId="77777777" w:rsidR="007703AC" w:rsidRPr="00451628" w:rsidRDefault="007703AC" w:rsidP="00451628">
            <w:pPr>
              <w:ind w:firstLine="204"/>
              <w:rPr>
                <w:rFonts w:eastAsia="함초롬바탕"/>
                <w:lang w:eastAsia="ko-KR"/>
              </w:rPr>
            </w:pPr>
            <m:oMathPara>
              <m:oMath>
                <m:r>
                  <w:rPr>
                    <w:rFonts w:ascii="Cambria Math" w:eastAsia="함초롬바탕" w:hAnsi="Cambria Math"/>
                    <w:lang w:eastAsia="ko-KR"/>
                  </w:rPr>
                  <m:t>C</m:t>
                </m:r>
                <m:r>
                  <m:rPr>
                    <m:sty m:val="p"/>
                  </m:rPr>
                  <w:rPr>
                    <w:rFonts w:ascii="Cambria Math" w:eastAsia="함초롬바탕" w:hAnsi="Cambria Math"/>
                    <w:lang w:eastAsia="ko-KR"/>
                  </w:rPr>
                  <m:t>=</m:t>
                </m:r>
                <m:d>
                  <m:dPr>
                    <m:begChr m:val="["/>
                    <m:endChr m:val="]"/>
                    <m:ctrlPr>
                      <w:rPr>
                        <w:rFonts w:ascii="Cambria Math" w:eastAsia="함초롬바탕" w:hAnsi="Cambria Math"/>
                        <w:lang w:eastAsia="ko-KR"/>
                      </w:rPr>
                    </m:ctrlPr>
                  </m:dPr>
                  <m:e>
                    <m:m>
                      <m:mPr>
                        <m:mcs>
                          <m:mc>
                            <m:mcPr>
                              <m:count m:val="3"/>
                              <m:mcJc m:val="center"/>
                            </m:mcPr>
                          </m:mc>
                        </m:mcs>
                        <m:ctrlPr>
                          <w:rPr>
                            <w:rFonts w:ascii="Cambria Math" w:eastAsia="함초롬바탕" w:hAnsi="Cambria Math"/>
                            <w:lang w:eastAsia="ko-KR"/>
                          </w:rPr>
                        </m:ctrlPr>
                      </m:mPr>
                      <m:mr>
                        <m:e>
                          <m:r>
                            <m:rPr>
                              <m:sty m:val="p"/>
                            </m:rPr>
                            <w:rPr>
                              <w:rFonts w:ascii="Cambria Math" w:eastAsia="함초롬바탕" w:hAnsi="Cambria Math"/>
                              <w:lang w:eastAsia="ko-KR"/>
                            </w:rPr>
                            <m:t>0</m:t>
                          </m:r>
                        </m:e>
                        <m:e>
                          <m:r>
                            <m:rPr>
                              <m:sty m:val="p"/>
                            </m:rPr>
                            <w:rPr>
                              <w:rFonts w:ascii="Cambria Math" w:eastAsia="함초롬바탕" w:hAnsi="Cambria Math"/>
                              <w:lang w:eastAsia="ko-KR"/>
                            </w:rPr>
                            <m:t>0</m:t>
                          </m:r>
                        </m:e>
                        <m:e>
                          <m:r>
                            <m:rPr>
                              <m:sty m:val="p"/>
                            </m:rPr>
                            <w:rPr>
                              <w:rFonts w:ascii="Cambria Math" w:eastAsia="함초롬바탕" w:hAnsi="Cambria Math"/>
                              <w:lang w:eastAsia="ko-KR"/>
                            </w:rPr>
                            <m:t>1</m:t>
                          </m:r>
                        </m:e>
                      </m:mr>
                    </m:m>
                  </m:e>
                </m:d>
              </m:oMath>
            </m:oMathPara>
          </w:p>
        </w:tc>
        <w:tc>
          <w:tcPr>
            <w:tcW w:w="274" w:type="pct"/>
            <w:vAlign w:val="center"/>
          </w:tcPr>
          <w:p w14:paraId="1BF13503" w14:textId="77777777" w:rsidR="007703AC" w:rsidRPr="001C4E66" w:rsidRDefault="007703AC" w:rsidP="007703AC">
            <w:pPr>
              <w:pStyle w:val="MDPI3aequationnumber"/>
              <w:spacing w:line="260" w:lineRule="atLeast"/>
              <w:rPr>
                <w:rFonts w:eastAsia="맑은 고딕"/>
                <w:lang w:eastAsia="ko-KR"/>
              </w:rPr>
            </w:pPr>
            <w:r>
              <w:rPr>
                <w:rFonts w:eastAsia="맑은 고딕" w:hint="eastAsia"/>
                <w:lang w:eastAsia="ko-KR"/>
              </w:rPr>
              <w:t>(</w:t>
            </w:r>
            <w:r>
              <w:rPr>
                <w:rFonts w:eastAsia="맑은 고딕"/>
                <w:lang w:eastAsia="ko-KR"/>
              </w:rPr>
              <w:t>16)</w:t>
            </w:r>
          </w:p>
        </w:tc>
      </w:tr>
      <w:tr w:rsidR="007703AC" w:rsidRPr="00754C37" w14:paraId="4CB28182" w14:textId="77777777" w:rsidTr="00EE335C">
        <w:tc>
          <w:tcPr>
            <w:tcW w:w="4726" w:type="pct"/>
          </w:tcPr>
          <w:p w14:paraId="76F07F38" w14:textId="77777777" w:rsidR="007703AC" w:rsidRPr="00451628" w:rsidRDefault="007703AC" w:rsidP="00451628">
            <w:pPr>
              <w:ind w:firstLine="204"/>
              <w:rPr>
                <w:rFonts w:eastAsia="함초롬바탕"/>
                <w:lang w:eastAsia="ko-KR"/>
              </w:rPr>
            </w:pPr>
            <m:oMathPara>
              <m:oMath>
                <m:r>
                  <w:rPr>
                    <w:rFonts w:ascii="Cambria Math" w:eastAsia="함초롬바탕" w:hAnsi="Cambria Math"/>
                    <w:lang w:eastAsia="ko-KR"/>
                  </w:rPr>
                  <m:t>D</m:t>
                </m:r>
                <m:r>
                  <m:rPr>
                    <m:sty m:val="p"/>
                  </m:rPr>
                  <w:rPr>
                    <w:rFonts w:ascii="Cambria Math" w:eastAsia="함초롬바탕" w:hAnsi="Cambria Math"/>
                    <w:lang w:eastAsia="ko-KR"/>
                  </w:rPr>
                  <m:t>=</m:t>
                </m:r>
                <m:d>
                  <m:dPr>
                    <m:begChr m:val="["/>
                    <m:endChr m:val="]"/>
                    <m:ctrlPr>
                      <w:rPr>
                        <w:rFonts w:ascii="Cambria Math" w:eastAsia="함초롬바탕" w:hAnsi="Cambria Math"/>
                        <w:lang w:eastAsia="ko-KR"/>
                      </w:rPr>
                    </m:ctrlPr>
                  </m:dPr>
                  <m:e>
                    <m:m>
                      <m:mPr>
                        <m:mcs>
                          <m:mc>
                            <m:mcPr>
                              <m:count m:val="2"/>
                              <m:mcJc m:val="center"/>
                            </m:mcPr>
                          </m:mc>
                        </m:mcs>
                        <m:ctrlPr>
                          <w:rPr>
                            <w:rFonts w:ascii="Cambria Math" w:eastAsia="함초롬바탕" w:hAnsi="Cambria Math"/>
                            <w:lang w:eastAsia="ko-KR"/>
                          </w:rPr>
                        </m:ctrlPr>
                      </m:mPr>
                      <m:mr>
                        <m:e>
                          <m:r>
                            <m:rPr>
                              <m:sty m:val="p"/>
                            </m:rPr>
                            <w:rPr>
                              <w:rFonts w:ascii="Cambria Math" w:eastAsia="함초롬바탕" w:hAnsi="Cambria Math"/>
                              <w:lang w:eastAsia="ko-KR"/>
                            </w:rPr>
                            <m:t>0</m:t>
                          </m:r>
                        </m:e>
                        <m:e>
                          <m:r>
                            <m:rPr>
                              <m:sty m:val="p"/>
                            </m:rPr>
                            <w:rPr>
                              <w:rFonts w:ascii="Cambria Math" w:eastAsia="함초롬바탕" w:hAnsi="Cambria Math"/>
                              <w:lang w:eastAsia="ko-KR"/>
                            </w:rPr>
                            <m:t>0</m:t>
                          </m:r>
                        </m:e>
                      </m:mr>
                    </m:m>
                  </m:e>
                </m:d>
              </m:oMath>
            </m:oMathPara>
          </w:p>
        </w:tc>
        <w:tc>
          <w:tcPr>
            <w:tcW w:w="274" w:type="pct"/>
            <w:vAlign w:val="center"/>
          </w:tcPr>
          <w:p w14:paraId="034D6F46" w14:textId="77777777" w:rsidR="007703AC" w:rsidRPr="001C4E66" w:rsidRDefault="007703AC" w:rsidP="007703AC">
            <w:pPr>
              <w:pStyle w:val="MDPI3aequationnumber"/>
              <w:spacing w:line="260" w:lineRule="atLeast"/>
              <w:rPr>
                <w:rFonts w:eastAsia="맑은 고딕"/>
                <w:lang w:eastAsia="ko-KR"/>
              </w:rPr>
            </w:pPr>
            <w:r>
              <w:rPr>
                <w:rFonts w:eastAsia="맑은 고딕" w:hint="eastAsia"/>
                <w:lang w:eastAsia="ko-KR"/>
              </w:rPr>
              <w:t>(</w:t>
            </w:r>
            <w:r>
              <w:rPr>
                <w:rFonts w:eastAsia="맑은 고딕"/>
                <w:lang w:eastAsia="ko-KR"/>
              </w:rPr>
              <w:t>17)</w:t>
            </w:r>
          </w:p>
        </w:tc>
      </w:tr>
    </w:tbl>
    <w:p w14:paraId="771F3117" w14:textId="77777777" w:rsidR="007703AC" w:rsidRPr="00163CD5" w:rsidRDefault="007703AC" w:rsidP="007703AC">
      <w:pPr>
        <w:pStyle w:val="MDPI41tablecaption"/>
        <w:rPr>
          <w:rFonts w:cs="Times New Roman"/>
        </w:rPr>
      </w:pPr>
      <w:r w:rsidRPr="002860BF">
        <w:rPr>
          <w:b/>
        </w:rPr>
        <w:t xml:space="preserve">Table </w:t>
      </w:r>
      <w:r>
        <w:rPr>
          <w:b/>
        </w:rPr>
        <w:t>1</w:t>
      </w:r>
      <w:r w:rsidRPr="002860BF">
        <w:rPr>
          <w:b/>
        </w:rPr>
        <w:t xml:space="preserve">. </w:t>
      </w:r>
      <w:r w:rsidRPr="002860BF">
        <w:t xml:space="preserve">Parameters of </w:t>
      </w:r>
      <w:r>
        <w:t xml:space="preserve">the </w:t>
      </w:r>
      <w:r w:rsidRPr="002860BF">
        <w:t>central cooling system.</w:t>
      </w:r>
    </w:p>
    <w:tbl>
      <w:tblPr>
        <w:tblW w:w="8845" w:type="dxa"/>
        <w:jc w:val="center"/>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75"/>
        <w:gridCol w:w="1474"/>
        <w:gridCol w:w="1474"/>
        <w:gridCol w:w="1474"/>
        <w:gridCol w:w="1474"/>
        <w:gridCol w:w="1474"/>
      </w:tblGrid>
      <w:tr w:rsidR="007703AC" w:rsidRPr="002860BF" w14:paraId="4359ADAC" w14:textId="77777777" w:rsidTr="00451628">
        <w:trPr>
          <w:trHeight w:val="254"/>
          <w:jc w:val="center"/>
        </w:trPr>
        <w:tc>
          <w:tcPr>
            <w:tcW w:w="1475" w:type="dxa"/>
            <w:tcBorders>
              <w:top w:val="single" w:sz="12" w:space="0" w:color="auto"/>
              <w:bottom w:val="single" w:sz="12" w:space="0" w:color="auto"/>
              <w:right w:val="nil"/>
            </w:tcBorders>
            <w:shd w:val="clear" w:color="auto" w:fill="auto"/>
            <w:vAlign w:val="center"/>
          </w:tcPr>
          <w:p w14:paraId="02AB4089" w14:textId="77777777" w:rsidR="007703AC" w:rsidRPr="002860BF" w:rsidRDefault="007703AC" w:rsidP="007703AC">
            <w:pPr>
              <w:autoSpaceDE w:val="0"/>
              <w:autoSpaceDN w:val="0"/>
              <w:adjustRightInd w:val="0"/>
              <w:snapToGrid w:val="0"/>
              <w:jc w:val="both"/>
              <w:rPr>
                <w:rFonts w:eastAsia="Times New Roman"/>
                <w:b/>
                <w:lang w:eastAsia="de-DE" w:bidi="en-US"/>
              </w:rPr>
            </w:pPr>
            <w:r w:rsidRPr="002860BF">
              <w:rPr>
                <w:rFonts w:eastAsia="Times New Roman"/>
                <w:b/>
                <w:lang w:eastAsia="de-DE" w:bidi="en-US"/>
              </w:rPr>
              <w:t>Symbol</w:t>
            </w:r>
          </w:p>
        </w:tc>
        <w:tc>
          <w:tcPr>
            <w:tcW w:w="1474" w:type="dxa"/>
            <w:tcBorders>
              <w:top w:val="single" w:sz="12" w:space="0" w:color="auto"/>
              <w:left w:val="nil"/>
              <w:bottom w:val="single" w:sz="12" w:space="0" w:color="auto"/>
              <w:right w:val="nil"/>
            </w:tcBorders>
            <w:shd w:val="clear" w:color="auto" w:fill="auto"/>
            <w:vAlign w:val="center"/>
          </w:tcPr>
          <w:p w14:paraId="7ED780F0" w14:textId="77777777" w:rsidR="007703AC" w:rsidRPr="002860BF" w:rsidRDefault="007703AC" w:rsidP="007703AC">
            <w:pPr>
              <w:autoSpaceDE w:val="0"/>
              <w:autoSpaceDN w:val="0"/>
              <w:adjustRightInd w:val="0"/>
              <w:snapToGrid w:val="0"/>
              <w:jc w:val="center"/>
              <w:rPr>
                <w:rFonts w:eastAsia="Times New Roman"/>
                <w:b/>
                <w:lang w:eastAsia="de-DE" w:bidi="en-US"/>
              </w:rPr>
            </w:pPr>
            <w:r w:rsidRPr="002860BF">
              <w:rPr>
                <w:rFonts w:eastAsia="Times New Roman"/>
                <w:b/>
                <w:lang w:eastAsia="de-DE" w:bidi="en-US"/>
              </w:rPr>
              <w:t>Value</w:t>
            </w:r>
          </w:p>
        </w:tc>
        <w:tc>
          <w:tcPr>
            <w:tcW w:w="1474" w:type="dxa"/>
            <w:tcBorders>
              <w:top w:val="single" w:sz="12" w:space="0" w:color="auto"/>
              <w:left w:val="nil"/>
              <w:bottom w:val="single" w:sz="12" w:space="0" w:color="auto"/>
              <w:right w:val="nil"/>
            </w:tcBorders>
            <w:shd w:val="clear" w:color="auto" w:fill="auto"/>
            <w:vAlign w:val="center"/>
          </w:tcPr>
          <w:p w14:paraId="2C7A67BC" w14:textId="77777777" w:rsidR="007703AC" w:rsidRPr="002860BF" w:rsidRDefault="007703AC" w:rsidP="007703AC">
            <w:pPr>
              <w:autoSpaceDE w:val="0"/>
              <w:autoSpaceDN w:val="0"/>
              <w:adjustRightInd w:val="0"/>
              <w:snapToGrid w:val="0"/>
              <w:jc w:val="center"/>
              <w:rPr>
                <w:rFonts w:eastAsia="Times New Roman"/>
                <w:b/>
                <w:lang w:eastAsia="de-DE" w:bidi="en-US"/>
              </w:rPr>
            </w:pPr>
            <w:r w:rsidRPr="002860BF">
              <w:rPr>
                <w:rFonts w:eastAsia="Times New Roman"/>
                <w:b/>
                <w:lang w:eastAsia="de-DE" w:bidi="en-US"/>
              </w:rPr>
              <w:t>Unit</w:t>
            </w:r>
          </w:p>
        </w:tc>
        <w:tc>
          <w:tcPr>
            <w:tcW w:w="1474" w:type="dxa"/>
            <w:tcBorders>
              <w:top w:val="single" w:sz="12" w:space="0" w:color="auto"/>
              <w:left w:val="nil"/>
              <w:bottom w:val="single" w:sz="12" w:space="0" w:color="auto"/>
              <w:right w:val="nil"/>
            </w:tcBorders>
            <w:shd w:val="clear" w:color="auto" w:fill="auto"/>
            <w:vAlign w:val="center"/>
          </w:tcPr>
          <w:p w14:paraId="6EEA5B1B" w14:textId="77777777" w:rsidR="007703AC" w:rsidRPr="002860BF" w:rsidRDefault="007703AC" w:rsidP="007703AC">
            <w:pPr>
              <w:autoSpaceDE w:val="0"/>
              <w:autoSpaceDN w:val="0"/>
              <w:adjustRightInd w:val="0"/>
              <w:snapToGrid w:val="0"/>
              <w:jc w:val="center"/>
              <w:rPr>
                <w:rFonts w:eastAsia="Times New Roman"/>
                <w:b/>
                <w:lang w:eastAsia="de-DE" w:bidi="en-US"/>
              </w:rPr>
            </w:pPr>
            <w:r w:rsidRPr="002860BF">
              <w:rPr>
                <w:rFonts w:eastAsia="Times New Roman"/>
                <w:b/>
                <w:lang w:eastAsia="de-DE" w:bidi="en-US"/>
              </w:rPr>
              <w:t>Symbol</w:t>
            </w:r>
          </w:p>
        </w:tc>
        <w:tc>
          <w:tcPr>
            <w:tcW w:w="1474" w:type="dxa"/>
            <w:tcBorders>
              <w:top w:val="single" w:sz="12" w:space="0" w:color="auto"/>
              <w:left w:val="nil"/>
              <w:bottom w:val="single" w:sz="12" w:space="0" w:color="auto"/>
              <w:right w:val="nil"/>
            </w:tcBorders>
            <w:shd w:val="clear" w:color="auto" w:fill="auto"/>
            <w:vAlign w:val="center"/>
          </w:tcPr>
          <w:p w14:paraId="2FB60369" w14:textId="77777777" w:rsidR="007703AC" w:rsidRPr="002860BF" w:rsidRDefault="007703AC" w:rsidP="007703AC">
            <w:pPr>
              <w:autoSpaceDE w:val="0"/>
              <w:autoSpaceDN w:val="0"/>
              <w:adjustRightInd w:val="0"/>
              <w:snapToGrid w:val="0"/>
              <w:jc w:val="center"/>
              <w:rPr>
                <w:rFonts w:eastAsia="Times New Roman"/>
                <w:b/>
                <w:lang w:eastAsia="de-DE" w:bidi="en-US"/>
              </w:rPr>
            </w:pPr>
            <w:r w:rsidRPr="002860BF">
              <w:rPr>
                <w:rFonts w:eastAsia="Times New Roman"/>
                <w:b/>
                <w:lang w:eastAsia="de-DE" w:bidi="en-US"/>
              </w:rPr>
              <w:t>Value</w:t>
            </w:r>
          </w:p>
        </w:tc>
        <w:tc>
          <w:tcPr>
            <w:tcW w:w="1474" w:type="dxa"/>
            <w:tcBorders>
              <w:top w:val="single" w:sz="12" w:space="0" w:color="auto"/>
              <w:left w:val="nil"/>
              <w:bottom w:val="single" w:sz="12" w:space="0" w:color="auto"/>
            </w:tcBorders>
            <w:shd w:val="clear" w:color="auto" w:fill="auto"/>
            <w:vAlign w:val="center"/>
          </w:tcPr>
          <w:p w14:paraId="74AD9C7F" w14:textId="77777777" w:rsidR="007703AC" w:rsidRPr="002860BF" w:rsidRDefault="007703AC" w:rsidP="007703AC">
            <w:pPr>
              <w:autoSpaceDE w:val="0"/>
              <w:autoSpaceDN w:val="0"/>
              <w:adjustRightInd w:val="0"/>
              <w:snapToGrid w:val="0"/>
              <w:jc w:val="center"/>
              <w:rPr>
                <w:rFonts w:eastAsia="Times New Roman"/>
                <w:b/>
                <w:lang w:eastAsia="de-DE" w:bidi="en-US"/>
              </w:rPr>
            </w:pPr>
            <w:r w:rsidRPr="002860BF">
              <w:rPr>
                <w:rFonts w:eastAsia="Times New Roman"/>
                <w:b/>
                <w:lang w:eastAsia="de-DE" w:bidi="en-US"/>
              </w:rPr>
              <w:t>Unit</w:t>
            </w:r>
          </w:p>
        </w:tc>
      </w:tr>
      <w:tr w:rsidR="007703AC" w:rsidRPr="002860BF" w14:paraId="072933B3" w14:textId="77777777" w:rsidTr="00451628">
        <w:trPr>
          <w:trHeight w:val="254"/>
          <w:jc w:val="center"/>
        </w:trPr>
        <w:tc>
          <w:tcPr>
            <w:tcW w:w="1475" w:type="dxa"/>
            <w:tcBorders>
              <w:top w:val="single" w:sz="12" w:space="0" w:color="auto"/>
              <w:right w:val="nil"/>
            </w:tcBorders>
            <w:shd w:val="clear" w:color="auto" w:fill="auto"/>
            <w:vAlign w:val="center"/>
          </w:tcPr>
          <w:p w14:paraId="62686AEF" w14:textId="77777777" w:rsidR="007703AC" w:rsidRPr="002860BF" w:rsidRDefault="007703AC" w:rsidP="007703AC">
            <w:pPr>
              <w:autoSpaceDE w:val="0"/>
              <w:autoSpaceDN w:val="0"/>
              <w:adjustRightInd w:val="0"/>
              <w:snapToGrid w:val="0"/>
              <w:jc w:val="center"/>
              <w:rPr>
                <w:rFonts w:eastAsia="Times New Roman"/>
                <w:i/>
                <w:snapToGrid w:val="0"/>
                <w:lang w:eastAsia="de-DE" w:bidi="en-US"/>
              </w:rPr>
            </w:pPr>
            <m:oMathPara>
              <m:oMath>
                <m:r>
                  <w:rPr>
                    <w:rFonts w:ascii="Cambria Math" w:eastAsia="Times New Roman" w:hAnsi="Cambria Math"/>
                    <w:snapToGrid w:val="0"/>
                    <w:lang w:eastAsia="de-DE" w:bidi="en-US"/>
                  </w:rPr>
                  <m:t>A</m:t>
                </m:r>
              </m:oMath>
            </m:oMathPara>
          </w:p>
        </w:tc>
        <w:tc>
          <w:tcPr>
            <w:tcW w:w="1474" w:type="dxa"/>
            <w:tcBorders>
              <w:top w:val="single" w:sz="12" w:space="0" w:color="auto"/>
              <w:left w:val="nil"/>
              <w:right w:val="nil"/>
            </w:tcBorders>
            <w:shd w:val="clear" w:color="auto" w:fill="auto"/>
            <w:vAlign w:val="center"/>
          </w:tcPr>
          <w:p w14:paraId="5ADB4FA7" w14:textId="77777777" w:rsidR="007703AC" w:rsidRPr="002860BF" w:rsidRDefault="007703AC" w:rsidP="007703AC">
            <w:pPr>
              <w:autoSpaceDE w:val="0"/>
              <w:autoSpaceDN w:val="0"/>
              <w:adjustRightInd w:val="0"/>
              <w:snapToGrid w:val="0"/>
              <w:jc w:val="center"/>
              <w:rPr>
                <w:rFonts w:eastAsia="맑은 고딕"/>
                <w:snapToGrid w:val="0"/>
                <w:lang w:eastAsia="ko-KR" w:bidi="en-US"/>
              </w:rPr>
            </w:pPr>
            <w:r w:rsidRPr="002860BF">
              <w:rPr>
                <w:rFonts w:eastAsia="맑은 고딕"/>
                <w:snapToGrid w:val="0"/>
                <w:lang w:eastAsia="ko-KR" w:bidi="en-US"/>
              </w:rPr>
              <w:t>180.8</w:t>
            </w:r>
          </w:p>
        </w:tc>
        <w:tc>
          <w:tcPr>
            <w:tcW w:w="1474" w:type="dxa"/>
            <w:tcBorders>
              <w:top w:val="single" w:sz="12" w:space="0" w:color="auto"/>
              <w:left w:val="nil"/>
              <w:right w:val="nil"/>
            </w:tcBorders>
            <w:shd w:val="clear" w:color="auto" w:fill="auto"/>
            <w:vAlign w:val="center"/>
          </w:tcPr>
          <w:p w14:paraId="2A8BAB09" w14:textId="77777777" w:rsidR="007703AC" w:rsidRPr="002860BF" w:rsidRDefault="007703AC" w:rsidP="007703AC">
            <w:pPr>
              <w:autoSpaceDE w:val="0"/>
              <w:autoSpaceDN w:val="0"/>
              <w:adjustRightInd w:val="0"/>
              <w:snapToGrid w:val="0"/>
              <w:jc w:val="center"/>
              <w:rPr>
                <w:rFonts w:eastAsia="맑은 고딕"/>
                <w:snapToGrid w:val="0"/>
                <w:lang w:eastAsia="ko-KR" w:bidi="en-US"/>
              </w:rPr>
            </w:pPr>
            <w:r w:rsidRPr="002860BF">
              <w:rPr>
                <w:rFonts w:eastAsia="Times New Roman"/>
                <w:snapToGrid w:val="0"/>
                <w:lang w:eastAsia="de-DE" w:bidi="en-US"/>
              </w:rPr>
              <w:t>m</w:t>
            </w:r>
            <w:r w:rsidRPr="002860BF">
              <w:rPr>
                <w:rFonts w:eastAsia="Times New Roman"/>
                <w:snapToGrid w:val="0"/>
                <w:vertAlign w:val="superscript"/>
                <w:lang w:eastAsia="de-DE" w:bidi="en-US"/>
              </w:rPr>
              <w:t>2</w:t>
            </w:r>
          </w:p>
        </w:tc>
        <w:tc>
          <w:tcPr>
            <w:tcW w:w="1474" w:type="dxa"/>
            <w:tcBorders>
              <w:top w:val="single" w:sz="12" w:space="0" w:color="auto"/>
              <w:left w:val="nil"/>
              <w:right w:val="nil"/>
            </w:tcBorders>
            <w:shd w:val="clear" w:color="auto" w:fill="auto"/>
            <w:vAlign w:val="center"/>
          </w:tcPr>
          <w:p w14:paraId="4B2D4B4A" w14:textId="77777777" w:rsidR="007703AC" w:rsidRPr="002860BF" w:rsidRDefault="007703AC" w:rsidP="007703AC">
            <w:pPr>
              <w:autoSpaceDE w:val="0"/>
              <w:autoSpaceDN w:val="0"/>
              <w:adjustRightInd w:val="0"/>
              <w:snapToGrid w:val="0"/>
              <w:jc w:val="center"/>
              <w:rPr>
                <w:rFonts w:eastAsia="Times New Roman"/>
                <w:i/>
                <w:snapToGrid w:val="0"/>
                <w:lang w:eastAsia="de-DE" w:bidi="en-US"/>
              </w:rPr>
            </w:pPr>
            <m:oMathPara>
              <m:oMath>
                <m:sSub>
                  <m:sSubPr>
                    <m:ctrlPr>
                      <w:rPr>
                        <w:rFonts w:ascii="Cambria Math" w:eastAsia="Times New Roman" w:hAnsi="Cambria Math"/>
                        <w:i/>
                        <w:snapToGrid w:val="0"/>
                        <w:lang w:eastAsia="de-DE" w:bidi="en-US"/>
                      </w:rPr>
                    </m:ctrlPr>
                  </m:sSubPr>
                  <m:e>
                    <m:r>
                      <w:rPr>
                        <w:rFonts w:ascii="Cambria Math" w:eastAsia="Times New Roman" w:hAnsi="Cambria Math"/>
                        <w:snapToGrid w:val="0"/>
                        <w:lang w:eastAsia="de-DE" w:bidi="en-US"/>
                      </w:rPr>
                      <m:t>ρ</m:t>
                    </m:r>
                  </m:e>
                  <m:sub>
                    <m:r>
                      <w:rPr>
                        <w:rFonts w:ascii="Cambria Math" w:eastAsia="Times New Roman" w:hAnsi="Cambria Math"/>
                        <w:snapToGrid w:val="0"/>
                        <w:lang w:eastAsia="de-DE" w:bidi="en-US"/>
                      </w:rPr>
                      <m:t>h</m:t>
                    </m:r>
                  </m:sub>
                </m:sSub>
              </m:oMath>
            </m:oMathPara>
          </w:p>
        </w:tc>
        <w:tc>
          <w:tcPr>
            <w:tcW w:w="1474" w:type="dxa"/>
            <w:tcBorders>
              <w:top w:val="single" w:sz="12" w:space="0" w:color="auto"/>
              <w:left w:val="nil"/>
              <w:right w:val="nil"/>
            </w:tcBorders>
            <w:shd w:val="clear" w:color="auto" w:fill="auto"/>
            <w:vAlign w:val="center"/>
          </w:tcPr>
          <w:p w14:paraId="23AE399D" w14:textId="77777777" w:rsidR="007703AC" w:rsidRPr="002860BF" w:rsidRDefault="007703AC" w:rsidP="007703AC">
            <w:pPr>
              <w:autoSpaceDE w:val="0"/>
              <w:autoSpaceDN w:val="0"/>
              <w:adjustRightInd w:val="0"/>
              <w:snapToGrid w:val="0"/>
              <w:jc w:val="center"/>
              <w:rPr>
                <w:rFonts w:eastAsia="Times New Roman"/>
                <w:snapToGrid w:val="0"/>
                <w:lang w:eastAsia="de-DE" w:bidi="en-US"/>
              </w:rPr>
            </w:pPr>
            <w:r w:rsidRPr="002860BF">
              <w:rPr>
                <w:rFonts w:eastAsia="맑은 고딕"/>
                <w:snapToGrid w:val="0"/>
                <w:lang w:eastAsia="ko-KR" w:bidi="en-US"/>
              </w:rPr>
              <w:t>1000</w:t>
            </w:r>
          </w:p>
        </w:tc>
        <w:tc>
          <w:tcPr>
            <w:tcW w:w="1474" w:type="dxa"/>
            <w:tcBorders>
              <w:top w:val="single" w:sz="12" w:space="0" w:color="auto"/>
              <w:left w:val="nil"/>
            </w:tcBorders>
            <w:shd w:val="clear" w:color="auto" w:fill="auto"/>
            <w:vAlign w:val="center"/>
          </w:tcPr>
          <w:p w14:paraId="6DE50CCE" w14:textId="77777777" w:rsidR="007703AC" w:rsidRPr="002860BF" w:rsidRDefault="007703AC" w:rsidP="007703AC">
            <w:pPr>
              <w:autoSpaceDE w:val="0"/>
              <w:autoSpaceDN w:val="0"/>
              <w:adjustRightInd w:val="0"/>
              <w:snapToGrid w:val="0"/>
              <w:jc w:val="center"/>
              <w:rPr>
                <w:rFonts w:eastAsia="Times New Roman"/>
                <w:snapToGrid w:val="0"/>
                <w:lang w:eastAsia="de-DE" w:bidi="en-US"/>
              </w:rPr>
            </w:pPr>
            <w:r w:rsidRPr="002860BF">
              <w:rPr>
                <w:rFonts w:eastAsia="Times New Roman"/>
                <w:snapToGrid w:val="0"/>
                <w:lang w:eastAsia="de-DE" w:bidi="en-US"/>
              </w:rPr>
              <w:t>kg/m</w:t>
            </w:r>
            <w:r w:rsidRPr="002860BF">
              <w:rPr>
                <w:rFonts w:eastAsia="Times New Roman"/>
                <w:snapToGrid w:val="0"/>
                <w:vertAlign w:val="superscript"/>
                <w:lang w:eastAsia="de-DE" w:bidi="en-US"/>
              </w:rPr>
              <w:t>3</w:t>
            </w:r>
          </w:p>
        </w:tc>
      </w:tr>
      <w:tr w:rsidR="007703AC" w:rsidRPr="002860BF" w14:paraId="79316302" w14:textId="77777777" w:rsidTr="007703AC">
        <w:trPr>
          <w:trHeight w:val="264"/>
          <w:jc w:val="center"/>
        </w:trPr>
        <w:tc>
          <w:tcPr>
            <w:tcW w:w="1475" w:type="dxa"/>
            <w:tcBorders>
              <w:right w:val="nil"/>
            </w:tcBorders>
            <w:shd w:val="clear" w:color="auto" w:fill="auto"/>
            <w:vAlign w:val="center"/>
          </w:tcPr>
          <w:p w14:paraId="52B10D0D" w14:textId="77777777" w:rsidR="007703AC" w:rsidRPr="002860BF" w:rsidRDefault="007703AC" w:rsidP="007703AC">
            <w:pPr>
              <w:autoSpaceDE w:val="0"/>
              <w:autoSpaceDN w:val="0"/>
              <w:adjustRightInd w:val="0"/>
              <w:snapToGrid w:val="0"/>
              <w:jc w:val="center"/>
              <w:rPr>
                <w:rFonts w:eastAsia="Times New Roman"/>
                <w:i/>
                <w:snapToGrid w:val="0"/>
                <w:lang w:eastAsia="de-DE" w:bidi="en-US"/>
              </w:rPr>
            </w:pPr>
            <m:oMathPara>
              <m:oMath>
                <m:sSub>
                  <m:sSubPr>
                    <m:ctrlPr>
                      <w:rPr>
                        <w:rFonts w:ascii="Cambria Math" w:eastAsia="Times New Roman" w:hAnsi="Cambria Math"/>
                        <w:i/>
                        <w:snapToGrid w:val="0"/>
                        <w:lang w:eastAsia="de-DE" w:bidi="en-US"/>
                      </w:rPr>
                    </m:ctrlPr>
                  </m:sSubPr>
                  <m:e>
                    <m:r>
                      <w:rPr>
                        <w:rFonts w:ascii="Cambria Math" w:eastAsia="Times New Roman" w:hAnsi="Cambria Math"/>
                        <w:snapToGrid w:val="0"/>
                        <w:lang w:eastAsia="de-DE" w:bidi="en-US"/>
                      </w:rPr>
                      <m:t>c</m:t>
                    </m:r>
                  </m:e>
                  <m:sub>
                    <m:r>
                      <w:rPr>
                        <w:rFonts w:ascii="Cambria Math" w:eastAsia="Times New Roman" w:hAnsi="Cambria Math"/>
                        <w:snapToGrid w:val="0"/>
                        <w:lang w:eastAsia="de-DE" w:bidi="en-US"/>
                      </w:rPr>
                      <m:t>pc</m:t>
                    </m:r>
                  </m:sub>
                </m:sSub>
              </m:oMath>
            </m:oMathPara>
          </w:p>
        </w:tc>
        <w:tc>
          <w:tcPr>
            <w:tcW w:w="1474" w:type="dxa"/>
            <w:tcBorders>
              <w:left w:val="nil"/>
              <w:right w:val="nil"/>
            </w:tcBorders>
            <w:shd w:val="clear" w:color="auto" w:fill="auto"/>
            <w:vAlign w:val="center"/>
          </w:tcPr>
          <w:p w14:paraId="6D4EA04F" w14:textId="77777777" w:rsidR="007703AC" w:rsidRPr="002860BF" w:rsidRDefault="007703AC" w:rsidP="007703AC">
            <w:pPr>
              <w:autoSpaceDE w:val="0"/>
              <w:autoSpaceDN w:val="0"/>
              <w:adjustRightInd w:val="0"/>
              <w:snapToGrid w:val="0"/>
              <w:jc w:val="center"/>
              <w:rPr>
                <w:rFonts w:eastAsia="맑은 고딕"/>
                <w:snapToGrid w:val="0"/>
                <w:lang w:eastAsia="ko-KR" w:bidi="en-US"/>
              </w:rPr>
            </w:pPr>
            <w:r w:rsidRPr="002860BF">
              <w:rPr>
                <w:rFonts w:eastAsia="맑은 고딕"/>
                <w:snapToGrid w:val="0"/>
                <w:lang w:eastAsia="ko-KR" w:bidi="en-US"/>
              </w:rPr>
              <w:t>3.93</w:t>
            </w:r>
          </w:p>
        </w:tc>
        <w:tc>
          <w:tcPr>
            <w:tcW w:w="1474" w:type="dxa"/>
            <w:tcBorders>
              <w:left w:val="nil"/>
              <w:right w:val="nil"/>
            </w:tcBorders>
            <w:shd w:val="clear" w:color="auto" w:fill="auto"/>
            <w:vAlign w:val="center"/>
          </w:tcPr>
          <w:p w14:paraId="7C68E8D0" w14:textId="77777777" w:rsidR="007703AC" w:rsidRPr="002860BF" w:rsidRDefault="007703AC" w:rsidP="007703AC">
            <w:pPr>
              <w:autoSpaceDE w:val="0"/>
              <w:autoSpaceDN w:val="0"/>
              <w:adjustRightInd w:val="0"/>
              <w:snapToGrid w:val="0"/>
              <w:jc w:val="center"/>
              <w:rPr>
                <w:rFonts w:eastAsia="맑은 고딕"/>
                <w:snapToGrid w:val="0"/>
                <w:lang w:eastAsia="ko-KR" w:bidi="en-US"/>
              </w:rPr>
            </w:pPr>
            <w:r w:rsidRPr="002860BF">
              <w:rPr>
                <w:rFonts w:eastAsia="Times New Roman"/>
                <w:snapToGrid w:val="0"/>
                <w:lang w:eastAsia="de-DE" w:bidi="en-US"/>
              </w:rPr>
              <w:t>kJ/</w:t>
            </w:r>
            <w:proofErr w:type="spellStart"/>
            <w:r w:rsidRPr="002860BF">
              <w:rPr>
                <w:rFonts w:eastAsia="Times New Roman"/>
                <w:snapToGrid w:val="0"/>
                <w:lang w:eastAsia="de-DE" w:bidi="en-US"/>
              </w:rPr>
              <w:t>kg°C</w:t>
            </w:r>
            <w:proofErr w:type="spellEnd"/>
          </w:p>
        </w:tc>
        <w:tc>
          <w:tcPr>
            <w:tcW w:w="1474" w:type="dxa"/>
            <w:tcBorders>
              <w:left w:val="nil"/>
              <w:right w:val="nil"/>
            </w:tcBorders>
            <w:shd w:val="clear" w:color="auto" w:fill="auto"/>
            <w:vAlign w:val="center"/>
          </w:tcPr>
          <w:p w14:paraId="5FB865FA" w14:textId="77777777" w:rsidR="007703AC" w:rsidRPr="002860BF" w:rsidRDefault="007703AC" w:rsidP="007703AC">
            <w:pPr>
              <w:autoSpaceDE w:val="0"/>
              <w:autoSpaceDN w:val="0"/>
              <w:adjustRightInd w:val="0"/>
              <w:snapToGrid w:val="0"/>
              <w:jc w:val="center"/>
              <w:rPr>
                <w:rFonts w:eastAsia="Times New Roman"/>
                <w:i/>
                <w:snapToGrid w:val="0"/>
                <w:lang w:eastAsia="de-DE" w:bidi="en-US"/>
              </w:rPr>
            </w:pPr>
            <m:oMathPara>
              <m:oMath>
                <m:sSub>
                  <m:sSubPr>
                    <m:ctrlPr>
                      <w:rPr>
                        <w:rFonts w:ascii="Cambria Math" w:eastAsia="Times New Roman" w:hAnsi="Cambria Math"/>
                        <w:i/>
                        <w:snapToGrid w:val="0"/>
                        <w:lang w:eastAsia="de-DE" w:bidi="en-US"/>
                      </w:rPr>
                    </m:ctrlPr>
                  </m:sSubPr>
                  <m:e>
                    <m:r>
                      <w:rPr>
                        <w:rFonts w:ascii="Cambria Math" w:eastAsia="Times New Roman" w:hAnsi="Cambria Math"/>
                        <w:snapToGrid w:val="0"/>
                        <w:lang w:eastAsia="de-DE" w:bidi="en-US"/>
                      </w:rPr>
                      <m:t>T</m:t>
                    </m:r>
                  </m:e>
                  <m:sub>
                    <m:r>
                      <w:rPr>
                        <w:rFonts w:ascii="Cambria Math" w:eastAsia="Times New Roman" w:hAnsi="Cambria Math"/>
                        <w:snapToGrid w:val="0"/>
                        <w:lang w:eastAsia="de-DE" w:bidi="en-US"/>
                      </w:rPr>
                      <m:t>ci</m:t>
                    </m:r>
                  </m:sub>
                </m:sSub>
              </m:oMath>
            </m:oMathPara>
          </w:p>
        </w:tc>
        <w:tc>
          <w:tcPr>
            <w:tcW w:w="1474" w:type="dxa"/>
            <w:tcBorders>
              <w:left w:val="nil"/>
              <w:right w:val="nil"/>
            </w:tcBorders>
            <w:shd w:val="clear" w:color="auto" w:fill="auto"/>
            <w:vAlign w:val="center"/>
          </w:tcPr>
          <w:p w14:paraId="402D0FBF" w14:textId="77777777" w:rsidR="007703AC" w:rsidRPr="00F2151B" w:rsidRDefault="007703AC" w:rsidP="007703AC">
            <w:pPr>
              <w:autoSpaceDE w:val="0"/>
              <w:autoSpaceDN w:val="0"/>
              <w:adjustRightInd w:val="0"/>
              <w:snapToGrid w:val="0"/>
              <w:jc w:val="center"/>
              <w:rPr>
                <w:rFonts w:eastAsia="맑은 고딕"/>
                <w:snapToGrid w:val="0"/>
                <w:lang w:eastAsia="ko-KR" w:bidi="en-US"/>
              </w:rPr>
            </w:pPr>
            <w:r>
              <w:rPr>
                <w:rFonts w:eastAsia="맑은 고딕" w:hint="eastAsia"/>
                <w:snapToGrid w:val="0"/>
                <w:lang w:eastAsia="ko-KR" w:bidi="en-US"/>
              </w:rPr>
              <w:t>2</w:t>
            </w:r>
            <w:r>
              <w:rPr>
                <w:rFonts w:eastAsia="맑은 고딕"/>
                <w:snapToGrid w:val="0"/>
                <w:lang w:eastAsia="ko-KR" w:bidi="en-US"/>
              </w:rPr>
              <w:t>5</w:t>
            </w:r>
          </w:p>
        </w:tc>
        <w:tc>
          <w:tcPr>
            <w:tcW w:w="1474" w:type="dxa"/>
            <w:tcBorders>
              <w:left w:val="nil"/>
            </w:tcBorders>
            <w:shd w:val="clear" w:color="auto" w:fill="auto"/>
            <w:vAlign w:val="center"/>
          </w:tcPr>
          <w:p w14:paraId="1BC1E9C1" w14:textId="77777777" w:rsidR="007703AC" w:rsidRPr="002860BF" w:rsidRDefault="007703AC" w:rsidP="007703AC">
            <w:pPr>
              <w:autoSpaceDE w:val="0"/>
              <w:autoSpaceDN w:val="0"/>
              <w:adjustRightInd w:val="0"/>
              <w:snapToGrid w:val="0"/>
              <w:jc w:val="center"/>
              <w:rPr>
                <w:rFonts w:eastAsia="Times New Roman"/>
                <w:snapToGrid w:val="0"/>
                <w:vertAlign w:val="superscript"/>
                <w:lang w:eastAsia="de-DE" w:bidi="en-US"/>
              </w:rPr>
            </w:pPr>
            <w:r w:rsidRPr="002860BF">
              <w:rPr>
                <w:rFonts w:eastAsia="Times New Roman"/>
                <w:snapToGrid w:val="0"/>
                <w:lang w:eastAsia="de-DE" w:bidi="en-US"/>
              </w:rPr>
              <w:t>°C</w:t>
            </w:r>
          </w:p>
        </w:tc>
      </w:tr>
      <w:tr w:rsidR="007703AC" w:rsidRPr="002860BF" w14:paraId="0B255CE4" w14:textId="77777777" w:rsidTr="007703AC">
        <w:trPr>
          <w:trHeight w:val="254"/>
          <w:jc w:val="center"/>
        </w:trPr>
        <w:tc>
          <w:tcPr>
            <w:tcW w:w="1475" w:type="dxa"/>
            <w:tcBorders>
              <w:right w:val="nil"/>
            </w:tcBorders>
            <w:shd w:val="clear" w:color="auto" w:fill="auto"/>
            <w:vAlign w:val="center"/>
          </w:tcPr>
          <w:p w14:paraId="76B03205" w14:textId="77777777" w:rsidR="007703AC" w:rsidRPr="002860BF" w:rsidRDefault="007703AC" w:rsidP="007703AC">
            <w:pPr>
              <w:autoSpaceDE w:val="0"/>
              <w:autoSpaceDN w:val="0"/>
              <w:adjustRightInd w:val="0"/>
              <w:snapToGrid w:val="0"/>
              <w:jc w:val="center"/>
              <w:rPr>
                <w:rFonts w:eastAsia="Times New Roman"/>
                <w:i/>
                <w:snapToGrid w:val="0"/>
                <w:lang w:eastAsia="de-DE" w:bidi="en-US"/>
              </w:rPr>
            </w:pPr>
            <m:oMathPara>
              <m:oMath>
                <m:sSub>
                  <m:sSubPr>
                    <m:ctrlPr>
                      <w:rPr>
                        <w:rFonts w:ascii="Cambria Math" w:eastAsia="Times New Roman" w:hAnsi="Cambria Math"/>
                        <w:i/>
                        <w:snapToGrid w:val="0"/>
                        <w:lang w:eastAsia="de-DE" w:bidi="en-US"/>
                      </w:rPr>
                    </m:ctrlPr>
                  </m:sSubPr>
                  <m:e>
                    <m:r>
                      <w:rPr>
                        <w:rFonts w:ascii="Cambria Math" w:eastAsia="Times New Roman" w:hAnsi="Cambria Math"/>
                        <w:snapToGrid w:val="0"/>
                        <w:lang w:eastAsia="de-DE" w:bidi="en-US"/>
                      </w:rPr>
                      <m:t>c</m:t>
                    </m:r>
                  </m:e>
                  <m:sub>
                    <m:r>
                      <w:rPr>
                        <w:rFonts w:ascii="Cambria Math" w:eastAsia="Times New Roman" w:hAnsi="Cambria Math"/>
                        <w:snapToGrid w:val="0"/>
                        <w:lang w:eastAsia="de-DE" w:bidi="en-US"/>
                      </w:rPr>
                      <m:t>ph</m:t>
                    </m:r>
                  </m:sub>
                </m:sSub>
              </m:oMath>
            </m:oMathPara>
          </w:p>
        </w:tc>
        <w:tc>
          <w:tcPr>
            <w:tcW w:w="1474" w:type="dxa"/>
            <w:tcBorders>
              <w:left w:val="nil"/>
              <w:right w:val="nil"/>
            </w:tcBorders>
            <w:shd w:val="clear" w:color="auto" w:fill="auto"/>
            <w:vAlign w:val="center"/>
          </w:tcPr>
          <w:p w14:paraId="607BD20A" w14:textId="77777777" w:rsidR="007703AC" w:rsidRPr="002860BF" w:rsidRDefault="007703AC" w:rsidP="007703AC">
            <w:pPr>
              <w:autoSpaceDE w:val="0"/>
              <w:autoSpaceDN w:val="0"/>
              <w:adjustRightInd w:val="0"/>
              <w:snapToGrid w:val="0"/>
              <w:jc w:val="center"/>
              <w:rPr>
                <w:rFonts w:eastAsia="맑은 고딕"/>
                <w:snapToGrid w:val="0"/>
                <w:lang w:eastAsia="ko-KR" w:bidi="en-US"/>
              </w:rPr>
            </w:pPr>
            <w:r w:rsidRPr="002860BF">
              <w:rPr>
                <w:rFonts w:eastAsia="맑은 고딕"/>
                <w:snapToGrid w:val="0"/>
                <w:lang w:eastAsia="ko-KR" w:bidi="en-US"/>
              </w:rPr>
              <w:t>4.18</w:t>
            </w:r>
          </w:p>
        </w:tc>
        <w:tc>
          <w:tcPr>
            <w:tcW w:w="1474" w:type="dxa"/>
            <w:tcBorders>
              <w:left w:val="nil"/>
              <w:right w:val="nil"/>
            </w:tcBorders>
            <w:shd w:val="clear" w:color="auto" w:fill="auto"/>
            <w:vAlign w:val="center"/>
          </w:tcPr>
          <w:p w14:paraId="0935BCF3" w14:textId="77777777" w:rsidR="007703AC" w:rsidRPr="002860BF" w:rsidRDefault="007703AC" w:rsidP="007703AC">
            <w:pPr>
              <w:autoSpaceDE w:val="0"/>
              <w:autoSpaceDN w:val="0"/>
              <w:adjustRightInd w:val="0"/>
              <w:snapToGrid w:val="0"/>
              <w:jc w:val="center"/>
              <w:rPr>
                <w:rFonts w:eastAsia="Times New Roman"/>
                <w:snapToGrid w:val="0"/>
                <w:lang w:eastAsia="de-DE" w:bidi="en-US"/>
              </w:rPr>
            </w:pPr>
            <w:r w:rsidRPr="002860BF">
              <w:rPr>
                <w:rFonts w:eastAsia="Times New Roman"/>
                <w:snapToGrid w:val="0"/>
                <w:lang w:eastAsia="de-DE" w:bidi="en-US"/>
              </w:rPr>
              <w:t>kJ/</w:t>
            </w:r>
            <w:proofErr w:type="spellStart"/>
            <w:r w:rsidRPr="002860BF">
              <w:rPr>
                <w:rFonts w:eastAsia="Times New Roman"/>
                <w:snapToGrid w:val="0"/>
                <w:lang w:eastAsia="de-DE" w:bidi="en-US"/>
              </w:rPr>
              <w:t>kg°C</w:t>
            </w:r>
            <w:proofErr w:type="spellEnd"/>
          </w:p>
        </w:tc>
        <w:tc>
          <w:tcPr>
            <w:tcW w:w="1474" w:type="dxa"/>
            <w:tcBorders>
              <w:left w:val="nil"/>
              <w:right w:val="nil"/>
            </w:tcBorders>
            <w:shd w:val="clear" w:color="auto" w:fill="auto"/>
            <w:vAlign w:val="center"/>
          </w:tcPr>
          <w:p w14:paraId="6D9E7EA8" w14:textId="77777777" w:rsidR="007703AC" w:rsidRPr="002860BF" w:rsidRDefault="007703AC" w:rsidP="007703AC">
            <w:pPr>
              <w:autoSpaceDE w:val="0"/>
              <w:autoSpaceDN w:val="0"/>
              <w:adjustRightInd w:val="0"/>
              <w:snapToGrid w:val="0"/>
              <w:jc w:val="center"/>
              <w:rPr>
                <w:rFonts w:eastAsia="Times New Roman"/>
                <w:i/>
                <w:snapToGrid w:val="0"/>
                <w:lang w:eastAsia="de-DE" w:bidi="en-US"/>
              </w:rPr>
            </w:pPr>
            <m:oMathPara>
              <m:oMath>
                <m:sSub>
                  <m:sSubPr>
                    <m:ctrlPr>
                      <w:rPr>
                        <w:rFonts w:ascii="Cambria Math" w:eastAsia="Times New Roman" w:hAnsi="Cambria Math"/>
                        <w:i/>
                        <w:snapToGrid w:val="0"/>
                        <w:lang w:eastAsia="de-DE" w:bidi="en-US"/>
                      </w:rPr>
                    </m:ctrlPr>
                  </m:sSubPr>
                  <m:e>
                    <m:acc>
                      <m:accPr>
                        <m:chr m:val="̅"/>
                        <m:ctrlPr>
                          <w:rPr>
                            <w:rFonts w:ascii="Cambria Math" w:eastAsia="Times New Roman" w:hAnsi="Cambria Math"/>
                            <w:i/>
                            <w:snapToGrid w:val="0"/>
                            <w:lang w:eastAsia="de-DE" w:bidi="en-US"/>
                          </w:rPr>
                        </m:ctrlPr>
                      </m:accPr>
                      <m:e>
                        <m:r>
                          <w:rPr>
                            <w:rFonts w:ascii="Cambria Math" w:eastAsia="Times New Roman" w:hAnsi="Cambria Math"/>
                            <w:snapToGrid w:val="0"/>
                            <w:lang w:eastAsia="de-DE" w:bidi="en-US"/>
                          </w:rPr>
                          <m:t>T</m:t>
                        </m:r>
                      </m:e>
                    </m:acc>
                  </m:e>
                  <m:sub>
                    <m:r>
                      <w:rPr>
                        <w:rFonts w:ascii="Cambria Math" w:eastAsia="Times New Roman" w:hAnsi="Cambria Math"/>
                        <w:snapToGrid w:val="0"/>
                        <w:lang w:eastAsia="de-DE" w:bidi="en-US"/>
                      </w:rPr>
                      <m:t>co</m:t>
                    </m:r>
                  </m:sub>
                </m:sSub>
              </m:oMath>
            </m:oMathPara>
          </w:p>
        </w:tc>
        <w:tc>
          <w:tcPr>
            <w:tcW w:w="1474" w:type="dxa"/>
            <w:tcBorders>
              <w:left w:val="nil"/>
              <w:right w:val="nil"/>
            </w:tcBorders>
            <w:shd w:val="clear" w:color="auto" w:fill="auto"/>
            <w:vAlign w:val="center"/>
          </w:tcPr>
          <w:p w14:paraId="746DDEB3" w14:textId="77777777" w:rsidR="007703AC" w:rsidRPr="002860BF" w:rsidRDefault="007703AC" w:rsidP="007703AC">
            <w:pPr>
              <w:autoSpaceDE w:val="0"/>
              <w:autoSpaceDN w:val="0"/>
              <w:adjustRightInd w:val="0"/>
              <w:snapToGrid w:val="0"/>
              <w:jc w:val="center"/>
              <w:rPr>
                <w:rFonts w:eastAsia="맑은 고딕"/>
                <w:snapToGrid w:val="0"/>
                <w:lang w:eastAsia="ko-KR" w:bidi="en-US"/>
              </w:rPr>
            </w:pPr>
            <w:r w:rsidRPr="002860BF">
              <w:rPr>
                <w:rFonts w:eastAsia="맑은 고딕"/>
                <w:snapToGrid w:val="0"/>
                <w:lang w:eastAsia="ko-KR" w:bidi="en-US"/>
              </w:rPr>
              <w:t>27.7</w:t>
            </w:r>
          </w:p>
        </w:tc>
        <w:tc>
          <w:tcPr>
            <w:tcW w:w="1474" w:type="dxa"/>
            <w:tcBorders>
              <w:left w:val="nil"/>
            </w:tcBorders>
            <w:shd w:val="clear" w:color="auto" w:fill="auto"/>
            <w:vAlign w:val="center"/>
          </w:tcPr>
          <w:p w14:paraId="360579FB" w14:textId="77777777" w:rsidR="007703AC" w:rsidRPr="002860BF" w:rsidRDefault="007703AC" w:rsidP="007703AC">
            <w:pPr>
              <w:autoSpaceDE w:val="0"/>
              <w:autoSpaceDN w:val="0"/>
              <w:adjustRightInd w:val="0"/>
              <w:snapToGrid w:val="0"/>
              <w:jc w:val="center"/>
              <w:rPr>
                <w:rFonts w:eastAsia="Times New Roman"/>
                <w:snapToGrid w:val="0"/>
                <w:lang w:eastAsia="de-DE" w:bidi="en-US"/>
              </w:rPr>
            </w:pPr>
            <w:r w:rsidRPr="002860BF">
              <w:rPr>
                <w:rFonts w:eastAsia="Times New Roman"/>
                <w:snapToGrid w:val="0"/>
                <w:lang w:eastAsia="de-DE" w:bidi="en-US"/>
              </w:rPr>
              <w:t>°C</w:t>
            </w:r>
          </w:p>
        </w:tc>
      </w:tr>
      <w:tr w:rsidR="007703AC" w:rsidRPr="002860BF" w14:paraId="10B2ADB2" w14:textId="77777777" w:rsidTr="007703AC">
        <w:trPr>
          <w:trHeight w:val="264"/>
          <w:jc w:val="center"/>
        </w:trPr>
        <w:tc>
          <w:tcPr>
            <w:tcW w:w="1475" w:type="dxa"/>
            <w:tcBorders>
              <w:right w:val="nil"/>
            </w:tcBorders>
            <w:shd w:val="clear" w:color="auto" w:fill="auto"/>
            <w:vAlign w:val="center"/>
          </w:tcPr>
          <w:p w14:paraId="33694DFA" w14:textId="77777777" w:rsidR="007703AC" w:rsidRPr="002860BF" w:rsidRDefault="007703AC" w:rsidP="007703AC">
            <w:pPr>
              <w:autoSpaceDE w:val="0"/>
              <w:autoSpaceDN w:val="0"/>
              <w:adjustRightInd w:val="0"/>
              <w:snapToGrid w:val="0"/>
              <w:jc w:val="center"/>
              <w:rPr>
                <w:rFonts w:eastAsia="Times New Roman"/>
                <w:i/>
                <w:snapToGrid w:val="0"/>
                <w:lang w:eastAsia="de-DE" w:bidi="en-US"/>
              </w:rPr>
            </w:pPr>
            <m:oMathPara>
              <m:oMath>
                <m:sSub>
                  <m:sSubPr>
                    <m:ctrlPr>
                      <w:rPr>
                        <w:rFonts w:ascii="Cambria Math" w:eastAsia="Times New Roman" w:hAnsi="Cambria Math"/>
                        <w:i/>
                        <w:snapToGrid w:val="0"/>
                        <w:lang w:eastAsia="de-DE" w:bidi="en-US"/>
                      </w:rPr>
                    </m:ctrlPr>
                  </m:sSubPr>
                  <m:e>
                    <m:acc>
                      <m:accPr>
                        <m:chr m:val="̅"/>
                        <m:ctrlPr>
                          <w:rPr>
                            <w:rFonts w:ascii="Cambria Math" w:eastAsia="Times New Roman" w:hAnsi="Cambria Math"/>
                            <w:i/>
                            <w:snapToGrid w:val="0"/>
                            <w:lang w:eastAsia="de-DE" w:bidi="en-US"/>
                          </w:rPr>
                        </m:ctrlPr>
                      </m:accPr>
                      <m:e>
                        <m:r>
                          <w:rPr>
                            <w:rFonts w:ascii="Cambria Math" w:eastAsia="Times New Roman" w:hAnsi="Cambria Math"/>
                            <w:snapToGrid w:val="0"/>
                            <w:lang w:eastAsia="de-DE" w:bidi="en-US"/>
                          </w:rPr>
                          <m:t>f</m:t>
                        </m:r>
                      </m:e>
                    </m:acc>
                  </m:e>
                  <m:sub>
                    <m:r>
                      <w:rPr>
                        <w:rFonts w:ascii="Cambria Math" w:eastAsia="Times New Roman" w:hAnsi="Cambria Math"/>
                        <w:snapToGrid w:val="0"/>
                        <w:lang w:eastAsia="de-DE" w:bidi="en-US"/>
                      </w:rPr>
                      <m:t>m</m:t>
                    </m:r>
                  </m:sub>
                </m:sSub>
              </m:oMath>
            </m:oMathPara>
          </w:p>
        </w:tc>
        <w:tc>
          <w:tcPr>
            <w:tcW w:w="1474" w:type="dxa"/>
            <w:tcBorders>
              <w:left w:val="nil"/>
              <w:right w:val="nil"/>
            </w:tcBorders>
            <w:shd w:val="clear" w:color="auto" w:fill="auto"/>
            <w:vAlign w:val="center"/>
          </w:tcPr>
          <w:p w14:paraId="69E13DAB" w14:textId="77777777" w:rsidR="007703AC" w:rsidRPr="002860BF" w:rsidRDefault="007703AC" w:rsidP="007703AC">
            <w:pPr>
              <w:autoSpaceDE w:val="0"/>
              <w:autoSpaceDN w:val="0"/>
              <w:adjustRightInd w:val="0"/>
              <w:snapToGrid w:val="0"/>
              <w:jc w:val="center"/>
              <w:rPr>
                <w:rFonts w:eastAsia="맑은 고딕"/>
                <w:snapToGrid w:val="0"/>
                <w:lang w:eastAsia="ko-KR" w:bidi="en-US"/>
              </w:rPr>
            </w:pPr>
            <w:r w:rsidRPr="002860BF">
              <w:rPr>
                <w:rFonts w:eastAsia="맑은 고딕"/>
                <w:snapToGrid w:val="0"/>
                <w:lang w:eastAsia="ko-KR" w:bidi="en-US"/>
              </w:rPr>
              <w:t>60</w:t>
            </w:r>
          </w:p>
        </w:tc>
        <w:tc>
          <w:tcPr>
            <w:tcW w:w="1474" w:type="dxa"/>
            <w:tcBorders>
              <w:left w:val="nil"/>
              <w:right w:val="nil"/>
            </w:tcBorders>
            <w:shd w:val="clear" w:color="auto" w:fill="auto"/>
            <w:vAlign w:val="center"/>
          </w:tcPr>
          <w:p w14:paraId="0107BEC3" w14:textId="77777777" w:rsidR="007703AC" w:rsidRPr="002860BF" w:rsidRDefault="007703AC" w:rsidP="007703AC">
            <w:pPr>
              <w:autoSpaceDE w:val="0"/>
              <w:autoSpaceDN w:val="0"/>
              <w:adjustRightInd w:val="0"/>
              <w:snapToGrid w:val="0"/>
              <w:jc w:val="center"/>
              <w:rPr>
                <w:rFonts w:eastAsia="Times New Roman"/>
                <w:snapToGrid w:val="0"/>
                <w:lang w:eastAsia="de-DE" w:bidi="en-US"/>
              </w:rPr>
            </w:pPr>
            <w:r w:rsidRPr="002860BF">
              <w:rPr>
                <w:rFonts w:eastAsia="맑은 고딕"/>
                <w:snapToGrid w:val="0"/>
                <w:lang w:eastAsia="ko-KR" w:bidi="en-US"/>
              </w:rPr>
              <w:t>Hz</w:t>
            </w:r>
          </w:p>
        </w:tc>
        <w:tc>
          <w:tcPr>
            <w:tcW w:w="1474" w:type="dxa"/>
            <w:tcBorders>
              <w:left w:val="nil"/>
              <w:right w:val="nil"/>
            </w:tcBorders>
            <w:shd w:val="clear" w:color="auto" w:fill="auto"/>
            <w:vAlign w:val="center"/>
          </w:tcPr>
          <w:p w14:paraId="212DF910" w14:textId="77777777" w:rsidR="007703AC" w:rsidRPr="002860BF" w:rsidRDefault="007703AC" w:rsidP="007703AC">
            <w:pPr>
              <w:autoSpaceDE w:val="0"/>
              <w:autoSpaceDN w:val="0"/>
              <w:adjustRightInd w:val="0"/>
              <w:snapToGrid w:val="0"/>
              <w:jc w:val="center"/>
              <w:rPr>
                <w:rFonts w:eastAsia="Times New Roman"/>
                <w:i/>
                <w:snapToGrid w:val="0"/>
                <w:lang w:eastAsia="de-DE" w:bidi="en-US"/>
              </w:rPr>
            </w:pPr>
            <m:oMathPara>
              <m:oMath>
                <m:sSub>
                  <m:sSubPr>
                    <m:ctrlPr>
                      <w:rPr>
                        <w:rFonts w:ascii="Cambria Math" w:eastAsia="Times New Roman" w:hAnsi="Cambria Math"/>
                        <w:i/>
                        <w:snapToGrid w:val="0"/>
                        <w:lang w:eastAsia="de-DE" w:bidi="en-US"/>
                      </w:rPr>
                    </m:ctrlPr>
                  </m:sSubPr>
                  <m:e>
                    <m:acc>
                      <m:accPr>
                        <m:chr m:val="̅"/>
                        <m:ctrlPr>
                          <w:rPr>
                            <w:rFonts w:ascii="Cambria Math" w:eastAsia="Times New Roman" w:hAnsi="Cambria Math"/>
                            <w:i/>
                            <w:snapToGrid w:val="0"/>
                            <w:lang w:eastAsia="de-DE" w:bidi="en-US"/>
                          </w:rPr>
                        </m:ctrlPr>
                      </m:accPr>
                      <m:e>
                        <m:r>
                          <w:rPr>
                            <w:rFonts w:ascii="Cambria Math" w:eastAsia="Times New Roman" w:hAnsi="Cambria Math"/>
                            <w:snapToGrid w:val="0"/>
                            <w:lang w:eastAsia="de-DE" w:bidi="en-US"/>
                          </w:rPr>
                          <m:t>T</m:t>
                        </m:r>
                      </m:e>
                    </m:acc>
                  </m:e>
                  <m:sub>
                    <m:r>
                      <w:rPr>
                        <w:rFonts w:ascii="Cambria Math" w:eastAsia="Times New Roman" w:hAnsi="Cambria Math"/>
                        <w:snapToGrid w:val="0"/>
                        <w:lang w:eastAsia="de-DE" w:bidi="en-US"/>
                      </w:rPr>
                      <m:t>hi</m:t>
                    </m:r>
                  </m:sub>
                </m:sSub>
              </m:oMath>
            </m:oMathPara>
          </w:p>
        </w:tc>
        <w:tc>
          <w:tcPr>
            <w:tcW w:w="1474" w:type="dxa"/>
            <w:tcBorders>
              <w:left w:val="nil"/>
              <w:right w:val="nil"/>
            </w:tcBorders>
            <w:shd w:val="clear" w:color="auto" w:fill="auto"/>
            <w:vAlign w:val="center"/>
          </w:tcPr>
          <w:p w14:paraId="7BB89375" w14:textId="77777777" w:rsidR="007703AC" w:rsidRPr="002860BF" w:rsidRDefault="007703AC" w:rsidP="007703AC">
            <w:pPr>
              <w:autoSpaceDE w:val="0"/>
              <w:autoSpaceDN w:val="0"/>
              <w:adjustRightInd w:val="0"/>
              <w:snapToGrid w:val="0"/>
              <w:jc w:val="center"/>
              <w:rPr>
                <w:rFonts w:eastAsia="맑은 고딕"/>
                <w:snapToGrid w:val="0"/>
                <w:lang w:eastAsia="ko-KR" w:bidi="en-US"/>
              </w:rPr>
            </w:pPr>
            <w:r>
              <w:rPr>
                <w:rFonts w:eastAsia="맑은 고딕" w:hint="eastAsia"/>
                <w:snapToGrid w:val="0"/>
                <w:lang w:eastAsia="ko-KR" w:bidi="en-US"/>
              </w:rPr>
              <w:t>4</w:t>
            </w:r>
            <w:r>
              <w:rPr>
                <w:rFonts w:eastAsia="맑은 고딕"/>
                <w:snapToGrid w:val="0"/>
                <w:lang w:eastAsia="ko-KR" w:bidi="en-US"/>
              </w:rPr>
              <w:t>1</w:t>
            </w:r>
          </w:p>
        </w:tc>
        <w:tc>
          <w:tcPr>
            <w:tcW w:w="1474" w:type="dxa"/>
            <w:tcBorders>
              <w:left w:val="nil"/>
            </w:tcBorders>
            <w:shd w:val="clear" w:color="auto" w:fill="auto"/>
            <w:vAlign w:val="center"/>
          </w:tcPr>
          <w:p w14:paraId="72FDE121" w14:textId="77777777" w:rsidR="007703AC" w:rsidRPr="002860BF" w:rsidRDefault="007703AC" w:rsidP="007703AC">
            <w:pPr>
              <w:autoSpaceDE w:val="0"/>
              <w:autoSpaceDN w:val="0"/>
              <w:adjustRightInd w:val="0"/>
              <w:snapToGrid w:val="0"/>
              <w:jc w:val="center"/>
              <w:rPr>
                <w:rFonts w:eastAsia="Times New Roman"/>
                <w:snapToGrid w:val="0"/>
                <w:lang w:eastAsia="de-DE" w:bidi="en-US"/>
              </w:rPr>
            </w:pPr>
            <w:r w:rsidRPr="002860BF">
              <w:rPr>
                <w:rFonts w:eastAsia="Times New Roman"/>
                <w:snapToGrid w:val="0"/>
                <w:lang w:eastAsia="de-DE" w:bidi="en-US"/>
              </w:rPr>
              <w:t>°C</w:t>
            </w:r>
          </w:p>
        </w:tc>
      </w:tr>
      <w:tr w:rsidR="007703AC" w:rsidRPr="002860BF" w14:paraId="6C03E944" w14:textId="77777777" w:rsidTr="007703AC">
        <w:trPr>
          <w:trHeight w:val="254"/>
          <w:jc w:val="center"/>
        </w:trPr>
        <w:tc>
          <w:tcPr>
            <w:tcW w:w="1475" w:type="dxa"/>
            <w:tcBorders>
              <w:right w:val="nil"/>
            </w:tcBorders>
            <w:shd w:val="clear" w:color="auto" w:fill="auto"/>
            <w:vAlign w:val="center"/>
          </w:tcPr>
          <w:p w14:paraId="31BE3F23" w14:textId="77777777" w:rsidR="007703AC" w:rsidRPr="002860BF" w:rsidRDefault="007703AC" w:rsidP="007703AC">
            <w:pPr>
              <w:autoSpaceDE w:val="0"/>
              <w:autoSpaceDN w:val="0"/>
              <w:adjustRightInd w:val="0"/>
              <w:snapToGrid w:val="0"/>
              <w:jc w:val="center"/>
              <w:rPr>
                <w:rFonts w:eastAsia="Times New Roman"/>
                <w:i/>
                <w:snapToGrid w:val="0"/>
                <w:lang w:eastAsia="de-DE" w:bidi="en-US"/>
              </w:rPr>
            </w:pPr>
            <m:oMathPara>
              <m:oMath>
                <m:sSub>
                  <m:sSubPr>
                    <m:ctrlPr>
                      <w:rPr>
                        <w:rFonts w:ascii="Cambria Math" w:eastAsia="Times New Roman" w:hAnsi="Cambria Math"/>
                        <w:i/>
                        <w:snapToGrid w:val="0"/>
                        <w:lang w:eastAsia="de-DE" w:bidi="en-US"/>
                      </w:rPr>
                    </m:ctrlPr>
                  </m:sSubPr>
                  <m:e>
                    <m:r>
                      <w:rPr>
                        <w:rFonts w:ascii="Cambria Math" w:eastAsia="Times New Roman" w:hAnsi="Cambria Math"/>
                        <w:snapToGrid w:val="0"/>
                        <w:lang w:eastAsia="de-DE" w:bidi="en-US"/>
                      </w:rPr>
                      <m:t>F</m:t>
                    </m:r>
                  </m:e>
                  <m:sub>
                    <m:r>
                      <w:rPr>
                        <w:rFonts w:ascii="Cambria Math" w:eastAsia="Times New Roman" w:hAnsi="Cambria Math"/>
                        <w:snapToGrid w:val="0"/>
                        <w:lang w:eastAsia="de-DE" w:bidi="en-US"/>
                      </w:rPr>
                      <m:t>hin</m:t>
                    </m:r>
                  </m:sub>
                </m:sSub>
              </m:oMath>
            </m:oMathPara>
          </w:p>
        </w:tc>
        <w:tc>
          <w:tcPr>
            <w:tcW w:w="1474" w:type="dxa"/>
            <w:tcBorders>
              <w:left w:val="nil"/>
              <w:right w:val="nil"/>
            </w:tcBorders>
            <w:shd w:val="clear" w:color="auto" w:fill="auto"/>
            <w:vAlign w:val="center"/>
          </w:tcPr>
          <w:p w14:paraId="6A88E167" w14:textId="77777777" w:rsidR="007703AC" w:rsidRPr="002860BF" w:rsidRDefault="007703AC" w:rsidP="007703AC">
            <w:pPr>
              <w:autoSpaceDE w:val="0"/>
              <w:autoSpaceDN w:val="0"/>
              <w:adjustRightInd w:val="0"/>
              <w:snapToGrid w:val="0"/>
              <w:jc w:val="center"/>
              <w:rPr>
                <w:rFonts w:eastAsia="맑은 고딕"/>
                <w:snapToGrid w:val="0"/>
                <w:lang w:eastAsia="ko-KR" w:bidi="en-US"/>
              </w:rPr>
            </w:pPr>
            <w:r w:rsidRPr="002860BF">
              <w:rPr>
                <w:rFonts w:eastAsia="맑은 고딕"/>
                <w:snapToGrid w:val="0"/>
                <w:lang w:eastAsia="ko-KR" w:bidi="en-US"/>
              </w:rPr>
              <w:t>9</w:t>
            </w:r>
          </w:p>
        </w:tc>
        <w:tc>
          <w:tcPr>
            <w:tcW w:w="1474" w:type="dxa"/>
            <w:tcBorders>
              <w:left w:val="nil"/>
              <w:right w:val="nil"/>
            </w:tcBorders>
            <w:shd w:val="clear" w:color="auto" w:fill="auto"/>
            <w:vAlign w:val="center"/>
          </w:tcPr>
          <w:p w14:paraId="203C1565" w14:textId="77777777" w:rsidR="007703AC" w:rsidRPr="002860BF" w:rsidRDefault="007703AC" w:rsidP="007703AC">
            <w:pPr>
              <w:autoSpaceDE w:val="0"/>
              <w:autoSpaceDN w:val="0"/>
              <w:adjustRightInd w:val="0"/>
              <w:snapToGrid w:val="0"/>
              <w:jc w:val="center"/>
              <w:rPr>
                <w:rFonts w:eastAsia="맑은 고딕"/>
                <w:snapToGrid w:val="0"/>
                <w:lang w:eastAsia="ko-KR" w:bidi="en-US"/>
              </w:rPr>
            </w:pPr>
            <w:r w:rsidRPr="002860BF">
              <w:rPr>
                <w:rFonts w:eastAsia="맑은 고딕"/>
                <w:snapToGrid w:val="0"/>
                <w:lang w:eastAsia="ko-KR" w:bidi="en-US"/>
              </w:rPr>
              <w:t>m</w:t>
            </w:r>
            <w:r w:rsidRPr="002860BF">
              <w:rPr>
                <w:rFonts w:eastAsia="맑은 고딕"/>
                <w:snapToGrid w:val="0"/>
                <w:vertAlign w:val="superscript"/>
                <w:lang w:eastAsia="ko-KR" w:bidi="en-US"/>
              </w:rPr>
              <w:t>3</w:t>
            </w:r>
            <w:r w:rsidRPr="002860BF">
              <w:rPr>
                <w:rFonts w:eastAsia="맑은 고딕"/>
                <w:snapToGrid w:val="0"/>
                <w:lang w:eastAsia="ko-KR" w:bidi="en-US"/>
              </w:rPr>
              <w:t>/min</w:t>
            </w:r>
          </w:p>
        </w:tc>
        <w:tc>
          <w:tcPr>
            <w:tcW w:w="1474" w:type="dxa"/>
            <w:tcBorders>
              <w:left w:val="nil"/>
              <w:right w:val="nil"/>
            </w:tcBorders>
            <w:shd w:val="clear" w:color="auto" w:fill="auto"/>
            <w:vAlign w:val="center"/>
          </w:tcPr>
          <w:p w14:paraId="3C0D8986" w14:textId="77777777" w:rsidR="007703AC" w:rsidRPr="002860BF" w:rsidRDefault="007703AC" w:rsidP="007703AC">
            <w:pPr>
              <w:autoSpaceDE w:val="0"/>
              <w:autoSpaceDN w:val="0"/>
              <w:adjustRightInd w:val="0"/>
              <w:snapToGrid w:val="0"/>
              <w:jc w:val="center"/>
              <w:rPr>
                <w:rFonts w:eastAsia="맑은 고딕"/>
                <w:i/>
                <w:snapToGrid w:val="0"/>
                <w:lang w:eastAsia="ko-KR" w:bidi="en-US"/>
              </w:rPr>
            </w:pPr>
            <m:oMathPara>
              <m:oMath>
                <m:sSub>
                  <m:sSubPr>
                    <m:ctrlPr>
                      <w:rPr>
                        <w:rFonts w:ascii="Cambria Math" w:eastAsia="Times New Roman" w:hAnsi="Cambria Math"/>
                        <w:i/>
                        <w:snapToGrid w:val="0"/>
                        <w:lang w:eastAsia="de-DE" w:bidi="en-US"/>
                      </w:rPr>
                    </m:ctrlPr>
                  </m:sSubPr>
                  <m:e>
                    <m:acc>
                      <m:accPr>
                        <m:chr m:val="̅"/>
                        <m:ctrlPr>
                          <w:rPr>
                            <w:rFonts w:ascii="Cambria Math" w:eastAsia="Times New Roman" w:hAnsi="Cambria Math"/>
                            <w:i/>
                            <w:snapToGrid w:val="0"/>
                            <w:lang w:eastAsia="de-DE" w:bidi="en-US"/>
                          </w:rPr>
                        </m:ctrlPr>
                      </m:accPr>
                      <m:e>
                        <m:r>
                          <w:rPr>
                            <w:rFonts w:ascii="Cambria Math" w:eastAsia="Times New Roman" w:hAnsi="Cambria Math"/>
                            <w:snapToGrid w:val="0"/>
                            <w:lang w:eastAsia="de-DE" w:bidi="en-US"/>
                          </w:rPr>
                          <m:t>T</m:t>
                        </m:r>
                      </m:e>
                    </m:acc>
                  </m:e>
                  <m:sub>
                    <m:r>
                      <w:rPr>
                        <w:rFonts w:ascii="Cambria Math" w:eastAsia="Times New Roman" w:hAnsi="Cambria Math"/>
                        <w:snapToGrid w:val="0"/>
                        <w:lang w:eastAsia="de-DE" w:bidi="en-US"/>
                      </w:rPr>
                      <m:t>ho</m:t>
                    </m:r>
                  </m:sub>
                </m:sSub>
              </m:oMath>
            </m:oMathPara>
          </w:p>
        </w:tc>
        <w:tc>
          <w:tcPr>
            <w:tcW w:w="1474" w:type="dxa"/>
            <w:tcBorders>
              <w:left w:val="nil"/>
              <w:right w:val="nil"/>
            </w:tcBorders>
            <w:shd w:val="clear" w:color="auto" w:fill="auto"/>
            <w:vAlign w:val="center"/>
          </w:tcPr>
          <w:p w14:paraId="6E61BE9B" w14:textId="77777777" w:rsidR="007703AC" w:rsidRPr="002860BF" w:rsidRDefault="007703AC" w:rsidP="007703AC">
            <w:pPr>
              <w:autoSpaceDE w:val="0"/>
              <w:autoSpaceDN w:val="0"/>
              <w:adjustRightInd w:val="0"/>
              <w:snapToGrid w:val="0"/>
              <w:jc w:val="center"/>
              <w:rPr>
                <w:rFonts w:eastAsia="맑은 고딕"/>
                <w:snapToGrid w:val="0"/>
                <w:lang w:eastAsia="ko-KR" w:bidi="en-US"/>
              </w:rPr>
            </w:pPr>
            <w:r w:rsidRPr="002860BF">
              <w:rPr>
                <w:rFonts w:eastAsia="맑은 고딕"/>
                <w:snapToGrid w:val="0"/>
                <w:lang w:eastAsia="ko-KR" w:bidi="en-US"/>
              </w:rPr>
              <w:t>28.3</w:t>
            </w:r>
          </w:p>
        </w:tc>
        <w:tc>
          <w:tcPr>
            <w:tcW w:w="1474" w:type="dxa"/>
            <w:tcBorders>
              <w:left w:val="nil"/>
            </w:tcBorders>
            <w:shd w:val="clear" w:color="auto" w:fill="auto"/>
            <w:vAlign w:val="center"/>
          </w:tcPr>
          <w:p w14:paraId="36DA33D9" w14:textId="77777777" w:rsidR="007703AC" w:rsidRPr="002860BF" w:rsidRDefault="007703AC" w:rsidP="007703AC">
            <w:pPr>
              <w:autoSpaceDE w:val="0"/>
              <w:autoSpaceDN w:val="0"/>
              <w:adjustRightInd w:val="0"/>
              <w:snapToGrid w:val="0"/>
              <w:jc w:val="center"/>
              <w:rPr>
                <w:rFonts w:eastAsia="Times New Roman"/>
                <w:snapToGrid w:val="0"/>
                <w:lang w:eastAsia="de-DE" w:bidi="en-US"/>
              </w:rPr>
            </w:pPr>
            <w:r w:rsidRPr="002860BF">
              <w:rPr>
                <w:rFonts w:eastAsia="Times New Roman"/>
                <w:snapToGrid w:val="0"/>
                <w:lang w:eastAsia="de-DE" w:bidi="en-US"/>
              </w:rPr>
              <w:t>°C</w:t>
            </w:r>
          </w:p>
        </w:tc>
      </w:tr>
      <w:tr w:rsidR="007703AC" w:rsidRPr="002860BF" w14:paraId="530CB5C9" w14:textId="77777777" w:rsidTr="007703AC">
        <w:trPr>
          <w:trHeight w:val="264"/>
          <w:jc w:val="center"/>
        </w:trPr>
        <w:tc>
          <w:tcPr>
            <w:tcW w:w="1475" w:type="dxa"/>
            <w:tcBorders>
              <w:right w:val="nil"/>
            </w:tcBorders>
            <w:shd w:val="clear" w:color="auto" w:fill="auto"/>
            <w:vAlign w:val="center"/>
          </w:tcPr>
          <w:p w14:paraId="6D18C2F2" w14:textId="77777777" w:rsidR="007703AC" w:rsidRPr="002860BF" w:rsidRDefault="007703AC" w:rsidP="007703AC">
            <w:pPr>
              <w:autoSpaceDE w:val="0"/>
              <w:autoSpaceDN w:val="0"/>
              <w:adjustRightInd w:val="0"/>
              <w:snapToGrid w:val="0"/>
              <w:jc w:val="center"/>
              <w:rPr>
                <w:rFonts w:eastAsia="Times New Roman"/>
                <w:i/>
                <w:snapToGrid w:val="0"/>
                <w:lang w:eastAsia="de-DE" w:bidi="en-US"/>
              </w:rPr>
            </w:pPr>
            <m:oMathPara>
              <m:oMath>
                <m:sSub>
                  <m:sSubPr>
                    <m:ctrlPr>
                      <w:rPr>
                        <w:rFonts w:ascii="Cambria Math" w:eastAsia="Times New Roman" w:hAnsi="Cambria Math"/>
                        <w:i/>
                        <w:snapToGrid w:val="0"/>
                        <w:lang w:eastAsia="de-DE" w:bidi="en-US"/>
                      </w:rPr>
                    </m:ctrlPr>
                  </m:sSubPr>
                  <m:e>
                    <m:r>
                      <w:rPr>
                        <w:rFonts w:ascii="Cambria Math" w:eastAsia="Times New Roman" w:hAnsi="Cambria Math"/>
                        <w:snapToGrid w:val="0"/>
                        <w:lang w:eastAsia="de-DE" w:bidi="en-US"/>
                      </w:rPr>
                      <m:t>k</m:t>
                    </m:r>
                  </m:e>
                  <m:sub>
                    <m:r>
                      <w:rPr>
                        <w:rFonts w:ascii="Cambria Math" w:eastAsia="Times New Roman" w:hAnsi="Cambria Math"/>
                        <w:snapToGrid w:val="0"/>
                        <w:lang w:eastAsia="de-DE" w:bidi="en-US"/>
                      </w:rPr>
                      <m:t>pv</m:t>
                    </m:r>
                  </m:sub>
                </m:sSub>
              </m:oMath>
            </m:oMathPara>
          </w:p>
        </w:tc>
        <w:tc>
          <w:tcPr>
            <w:tcW w:w="1474" w:type="dxa"/>
            <w:tcBorders>
              <w:left w:val="nil"/>
              <w:right w:val="nil"/>
            </w:tcBorders>
            <w:shd w:val="clear" w:color="auto" w:fill="auto"/>
            <w:vAlign w:val="center"/>
          </w:tcPr>
          <w:p w14:paraId="69FBB7D2" w14:textId="77777777" w:rsidR="007703AC" w:rsidRPr="002860BF" w:rsidRDefault="007703AC" w:rsidP="007703AC">
            <w:pPr>
              <w:autoSpaceDE w:val="0"/>
              <w:autoSpaceDN w:val="0"/>
              <w:adjustRightInd w:val="0"/>
              <w:snapToGrid w:val="0"/>
              <w:jc w:val="center"/>
              <w:rPr>
                <w:rFonts w:eastAsia="맑은 고딕"/>
                <w:snapToGrid w:val="0"/>
                <w:lang w:eastAsia="ko-KR" w:bidi="en-US"/>
              </w:rPr>
            </w:pPr>
            <w:r w:rsidRPr="002860BF">
              <w:rPr>
                <w:rFonts w:eastAsia="맑은 고딕"/>
                <w:snapToGrid w:val="0"/>
                <w:lang w:eastAsia="ko-KR" w:bidi="en-US"/>
              </w:rPr>
              <w:t>0.0071</w:t>
            </w:r>
          </w:p>
        </w:tc>
        <w:tc>
          <w:tcPr>
            <w:tcW w:w="1474" w:type="dxa"/>
            <w:tcBorders>
              <w:left w:val="nil"/>
              <w:right w:val="nil"/>
            </w:tcBorders>
            <w:shd w:val="clear" w:color="auto" w:fill="auto"/>
            <w:vAlign w:val="center"/>
          </w:tcPr>
          <w:p w14:paraId="78C7E181" w14:textId="77777777" w:rsidR="007703AC" w:rsidRPr="002860BF" w:rsidRDefault="007703AC" w:rsidP="007703AC">
            <w:pPr>
              <w:autoSpaceDE w:val="0"/>
              <w:autoSpaceDN w:val="0"/>
              <w:adjustRightInd w:val="0"/>
              <w:snapToGrid w:val="0"/>
              <w:jc w:val="center"/>
              <w:rPr>
                <w:rFonts w:eastAsia="맑은 고딕"/>
                <w:snapToGrid w:val="0"/>
                <w:lang w:eastAsia="ko-KR" w:bidi="en-US"/>
              </w:rPr>
            </w:pPr>
            <w:r w:rsidRPr="002860BF">
              <w:rPr>
                <w:rFonts w:eastAsia="맑은 고딕"/>
                <w:snapToGrid w:val="0"/>
                <w:lang w:eastAsia="ko-KR" w:bidi="en-US"/>
              </w:rPr>
              <w:t>m</w:t>
            </w:r>
            <w:r w:rsidRPr="002860BF">
              <w:rPr>
                <w:rFonts w:eastAsia="맑은 고딕"/>
                <w:snapToGrid w:val="0"/>
                <w:vertAlign w:val="superscript"/>
                <w:lang w:eastAsia="ko-KR" w:bidi="en-US"/>
              </w:rPr>
              <w:t>3</w:t>
            </w:r>
            <w:r w:rsidRPr="002860BF">
              <w:rPr>
                <w:rFonts w:eastAsia="맑은 고딕"/>
                <w:snapToGrid w:val="0"/>
                <w:lang w:eastAsia="ko-KR" w:bidi="en-US"/>
              </w:rPr>
              <w:t>/rpm</w:t>
            </w:r>
          </w:p>
        </w:tc>
        <w:tc>
          <w:tcPr>
            <w:tcW w:w="1474" w:type="dxa"/>
            <w:tcBorders>
              <w:left w:val="nil"/>
              <w:right w:val="nil"/>
            </w:tcBorders>
            <w:shd w:val="clear" w:color="auto" w:fill="auto"/>
            <w:vAlign w:val="center"/>
          </w:tcPr>
          <w:p w14:paraId="2723197C" w14:textId="77777777" w:rsidR="007703AC" w:rsidRPr="002860BF" w:rsidRDefault="007703AC" w:rsidP="007703AC">
            <w:pPr>
              <w:autoSpaceDE w:val="0"/>
              <w:autoSpaceDN w:val="0"/>
              <w:adjustRightInd w:val="0"/>
              <w:snapToGrid w:val="0"/>
              <w:jc w:val="center"/>
              <w:rPr>
                <w:rFonts w:eastAsia="맑은 고딕"/>
                <w:i/>
                <w:snapToGrid w:val="0"/>
                <w:lang w:eastAsia="ko-KR" w:bidi="en-US"/>
              </w:rPr>
            </w:pPr>
            <m:oMathPara>
              <m:oMath>
                <m:r>
                  <w:rPr>
                    <w:rFonts w:ascii="Cambria Math" w:eastAsia="맑은 고딕" w:hAnsi="Cambria Math"/>
                    <w:snapToGrid w:val="0"/>
                    <w:lang w:eastAsia="ko-KR" w:bidi="en-US"/>
                  </w:rPr>
                  <m:t>U</m:t>
                </m:r>
              </m:oMath>
            </m:oMathPara>
          </w:p>
        </w:tc>
        <w:tc>
          <w:tcPr>
            <w:tcW w:w="1474" w:type="dxa"/>
            <w:tcBorders>
              <w:left w:val="nil"/>
              <w:right w:val="nil"/>
            </w:tcBorders>
            <w:shd w:val="clear" w:color="auto" w:fill="auto"/>
            <w:vAlign w:val="center"/>
          </w:tcPr>
          <w:p w14:paraId="08957B33" w14:textId="77777777" w:rsidR="007703AC" w:rsidRPr="002860BF" w:rsidRDefault="007703AC" w:rsidP="007703AC">
            <w:pPr>
              <w:autoSpaceDE w:val="0"/>
              <w:autoSpaceDN w:val="0"/>
              <w:adjustRightInd w:val="0"/>
              <w:snapToGrid w:val="0"/>
              <w:jc w:val="center"/>
              <w:rPr>
                <w:rFonts w:eastAsia="맑은 고딕"/>
                <w:snapToGrid w:val="0"/>
                <w:lang w:eastAsia="ko-KR" w:bidi="en-US"/>
              </w:rPr>
            </w:pPr>
            <w:r w:rsidRPr="002860BF">
              <w:rPr>
                <w:rFonts w:eastAsia="맑은 고딕"/>
                <w:snapToGrid w:val="0"/>
                <w:lang w:eastAsia="ko-KR" w:bidi="en-US"/>
              </w:rPr>
              <w:t>450.6</w:t>
            </w:r>
          </w:p>
        </w:tc>
        <w:tc>
          <w:tcPr>
            <w:tcW w:w="1474" w:type="dxa"/>
            <w:tcBorders>
              <w:left w:val="nil"/>
            </w:tcBorders>
            <w:shd w:val="clear" w:color="auto" w:fill="auto"/>
            <w:vAlign w:val="center"/>
          </w:tcPr>
          <w:p w14:paraId="69A3FC23" w14:textId="77777777" w:rsidR="007703AC" w:rsidRPr="002860BF" w:rsidRDefault="007703AC" w:rsidP="007703AC">
            <w:pPr>
              <w:autoSpaceDE w:val="0"/>
              <w:autoSpaceDN w:val="0"/>
              <w:adjustRightInd w:val="0"/>
              <w:snapToGrid w:val="0"/>
              <w:jc w:val="center"/>
              <w:rPr>
                <w:rFonts w:eastAsia="Times New Roman"/>
                <w:snapToGrid w:val="0"/>
                <w:lang w:eastAsia="de-DE" w:bidi="en-US"/>
              </w:rPr>
            </w:pPr>
            <w:r w:rsidRPr="002860BF">
              <w:rPr>
                <w:rFonts w:eastAsia="맑은 고딕"/>
                <w:snapToGrid w:val="0"/>
                <w:lang w:eastAsia="ko-KR" w:bidi="en-US"/>
              </w:rPr>
              <w:t>kJ/m</w:t>
            </w:r>
            <w:r w:rsidRPr="002860BF">
              <w:rPr>
                <w:rFonts w:eastAsia="맑은 고딕"/>
                <w:snapToGrid w:val="0"/>
                <w:vertAlign w:val="superscript"/>
                <w:lang w:eastAsia="ko-KR" w:bidi="en-US"/>
              </w:rPr>
              <w:t xml:space="preserve">2 </w:t>
            </w:r>
            <w:proofErr w:type="spellStart"/>
            <w:r w:rsidRPr="002860BF">
              <w:rPr>
                <w:rFonts w:eastAsia="맑은 고딕"/>
                <w:snapToGrid w:val="0"/>
                <w:lang w:eastAsia="ko-KR" w:bidi="en-US"/>
              </w:rPr>
              <w:t>min</w:t>
            </w:r>
            <w:r w:rsidRPr="002860BF">
              <w:rPr>
                <w:rFonts w:eastAsia="Times New Roman"/>
                <w:snapToGrid w:val="0"/>
                <w:lang w:eastAsia="de-DE" w:bidi="en-US"/>
              </w:rPr>
              <w:t>°C</w:t>
            </w:r>
            <w:proofErr w:type="spellEnd"/>
          </w:p>
        </w:tc>
      </w:tr>
      <w:tr w:rsidR="007703AC" w:rsidRPr="002860BF" w14:paraId="0C6F7BDA" w14:textId="77777777" w:rsidTr="007703AC">
        <w:trPr>
          <w:trHeight w:val="254"/>
          <w:jc w:val="center"/>
        </w:trPr>
        <w:tc>
          <w:tcPr>
            <w:tcW w:w="1475" w:type="dxa"/>
            <w:tcBorders>
              <w:right w:val="nil"/>
            </w:tcBorders>
            <w:shd w:val="clear" w:color="auto" w:fill="auto"/>
            <w:vAlign w:val="center"/>
          </w:tcPr>
          <w:p w14:paraId="29A6CF84" w14:textId="77777777" w:rsidR="007703AC" w:rsidRPr="002860BF" w:rsidRDefault="007703AC" w:rsidP="007703AC">
            <w:pPr>
              <w:autoSpaceDE w:val="0"/>
              <w:autoSpaceDN w:val="0"/>
              <w:adjustRightInd w:val="0"/>
              <w:snapToGrid w:val="0"/>
              <w:jc w:val="center"/>
              <w:rPr>
                <w:rFonts w:eastAsia="Times New Roman"/>
                <w:i/>
                <w:snapToGrid w:val="0"/>
                <w:lang w:eastAsia="de-DE" w:bidi="en-US"/>
              </w:rPr>
            </w:pPr>
            <m:oMathPara>
              <m:oMath>
                <m:sSub>
                  <m:sSubPr>
                    <m:ctrlPr>
                      <w:rPr>
                        <w:rFonts w:ascii="Cambria Math" w:eastAsia="Times New Roman" w:hAnsi="Cambria Math"/>
                        <w:i/>
                        <w:snapToGrid w:val="0"/>
                        <w:lang w:eastAsia="de-DE" w:bidi="en-US"/>
                      </w:rPr>
                    </m:ctrlPr>
                  </m:sSubPr>
                  <m:e>
                    <m:acc>
                      <m:accPr>
                        <m:chr m:val="̅"/>
                        <m:ctrlPr>
                          <w:rPr>
                            <w:rFonts w:ascii="Cambria Math" w:eastAsia="Times New Roman" w:hAnsi="Cambria Math"/>
                            <w:i/>
                            <w:snapToGrid w:val="0"/>
                            <w:lang w:eastAsia="de-DE" w:bidi="en-US"/>
                          </w:rPr>
                        </m:ctrlPr>
                      </m:accPr>
                      <m:e>
                        <m:r>
                          <w:rPr>
                            <w:rFonts w:ascii="Cambria Math" w:eastAsia="Times New Roman" w:hAnsi="Cambria Math"/>
                            <w:snapToGrid w:val="0"/>
                            <w:lang w:eastAsia="de-DE" w:bidi="en-US"/>
                          </w:rPr>
                          <m:t>O</m:t>
                        </m:r>
                      </m:e>
                    </m:acc>
                  </m:e>
                  <m:sub>
                    <m:r>
                      <w:rPr>
                        <w:rFonts w:ascii="Cambria Math" w:eastAsia="Times New Roman" w:hAnsi="Cambria Math"/>
                        <w:snapToGrid w:val="0"/>
                        <w:lang w:eastAsia="de-DE" w:bidi="en-US"/>
                      </w:rPr>
                      <m:t>v</m:t>
                    </m:r>
                  </m:sub>
                </m:sSub>
              </m:oMath>
            </m:oMathPara>
          </w:p>
        </w:tc>
        <w:tc>
          <w:tcPr>
            <w:tcW w:w="1474" w:type="dxa"/>
            <w:tcBorders>
              <w:left w:val="nil"/>
              <w:right w:val="nil"/>
            </w:tcBorders>
            <w:shd w:val="clear" w:color="auto" w:fill="auto"/>
            <w:vAlign w:val="center"/>
          </w:tcPr>
          <w:p w14:paraId="7F73B937" w14:textId="77777777" w:rsidR="007703AC" w:rsidRPr="002860BF" w:rsidRDefault="007703AC" w:rsidP="007703AC">
            <w:pPr>
              <w:autoSpaceDE w:val="0"/>
              <w:autoSpaceDN w:val="0"/>
              <w:adjustRightInd w:val="0"/>
              <w:snapToGrid w:val="0"/>
              <w:jc w:val="center"/>
              <w:rPr>
                <w:rFonts w:eastAsia="맑은 고딕"/>
                <w:snapToGrid w:val="0"/>
                <w:lang w:eastAsia="ko-KR" w:bidi="en-US"/>
              </w:rPr>
            </w:pPr>
            <w:r>
              <w:rPr>
                <w:rFonts w:eastAsia="맑은 고딕" w:hint="eastAsia"/>
                <w:snapToGrid w:val="0"/>
                <w:lang w:eastAsia="ko-KR" w:bidi="en-US"/>
              </w:rPr>
              <w:t>0</w:t>
            </w:r>
            <w:r>
              <w:rPr>
                <w:rFonts w:eastAsia="맑은 고딕"/>
                <w:snapToGrid w:val="0"/>
                <w:lang w:eastAsia="ko-KR" w:bidi="en-US"/>
              </w:rPr>
              <w:t>.98</w:t>
            </w:r>
          </w:p>
        </w:tc>
        <w:tc>
          <w:tcPr>
            <w:tcW w:w="1474" w:type="dxa"/>
            <w:tcBorders>
              <w:left w:val="nil"/>
              <w:right w:val="nil"/>
            </w:tcBorders>
            <w:shd w:val="clear" w:color="auto" w:fill="auto"/>
            <w:vAlign w:val="center"/>
          </w:tcPr>
          <w:p w14:paraId="15957103" w14:textId="77777777" w:rsidR="007703AC" w:rsidRPr="002860BF" w:rsidRDefault="007703AC" w:rsidP="007703AC">
            <w:pPr>
              <w:autoSpaceDE w:val="0"/>
              <w:autoSpaceDN w:val="0"/>
              <w:adjustRightInd w:val="0"/>
              <w:snapToGrid w:val="0"/>
              <w:jc w:val="center"/>
              <w:rPr>
                <w:rFonts w:eastAsia="Times New Roman"/>
                <w:snapToGrid w:val="0"/>
                <w:lang w:eastAsia="de-DE" w:bidi="en-US"/>
              </w:rPr>
            </w:pPr>
          </w:p>
        </w:tc>
        <w:tc>
          <w:tcPr>
            <w:tcW w:w="1474" w:type="dxa"/>
            <w:tcBorders>
              <w:left w:val="nil"/>
              <w:right w:val="nil"/>
            </w:tcBorders>
            <w:shd w:val="clear" w:color="auto" w:fill="auto"/>
            <w:vAlign w:val="center"/>
          </w:tcPr>
          <w:p w14:paraId="211D47A6" w14:textId="77777777" w:rsidR="007703AC" w:rsidRPr="002860BF" w:rsidRDefault="007703AC" w:rsidP="007703AC">
            <w:pPr>
              <w:autoSpaceDE w:val="0"/>
              <w:autoSpaceDN w:val="0"/>
              <w:adjustRightInd w:val="0"/>
              <w:snapToGrid w:val="0"/>
              <w:jc w:val="center"/>
              <w:rPr>
                <w:rFonts w:eastAsia="Times New Roman"/>
                <w:i/>
                <w:snapToGrid w:val="0"/>
                <w:lang w:eastAsia="de-DE" w:bidi="en-US"/>
              </w:rPr>
            </w:pPr>
            <m:oMathPara>
              <m:oMath>
                <m:sSub>
                  <m:sSubPr>
                    <m:ctrlPr>
                      <w:rPr>
                        <w:rFonts w:ascii="Cambria Math" w:eastAsia="Times New Roman" w:hAnsi="Cambria Math"/>
                        <w:i/>
                        <w:snapToGrid w:val="0"/>
                        <w:lang w:eastAsia="de-DE" w:bidi="en-US"/>
                      </w:rPr>
                    </m:ctrlPr>
                  </m:sSubPr>
                  <m:e>
                    <m:r>
                      <w:rPr>
                        <w:rFonts w:ascii="Cambria Math" w:eastAsia="Times New Roman" w:hAnsi="Cambria Math"/>
                        <w:snapToGrid w:val="0"/>
                        <w:lang w:eastAsia="de-DE" w:bidi="en-US"/>
                      </w:rPr>
                      <m:t>V</m:t>
                    </m:r>
                  </m:e>
                  <m:sub>
                    <m:r>
                      <w:rPr>
                        <w:rFonts w:ascii="Cambria Math" w:eastAsia="Times New Roman" w:hAnsi="Cambria Math"/>
                        <w:snapToGrid w:val="0"/>
                        <w:lang w:eastAsia="de-DE" w:bidi="en-US"/>
                      </w:rPr>
                      <m:t>3wv</m:t>
                    </m:r>
                  </m:sub>
                </m:sSub>
              </m:oMath>
            </m:oMathPara>
          </w:p>
        </w:tc>
        <w:tc>
          <w:tcPr>
            <w:tcW w:w="1474" w:type="dxa"/>
            <w:tcBorders>
              <w:left w:val="nil"/>
              <w:right w:val="nil"/>
            </w:tcBorders>
            <w:shd w:val="clear" w:color="auto" w:fill="auto"/>
            <w:vAlign w:val="center"/>
          </w:tcPr>
          <w:p w14:paraId="7B5270AF" w14:textId="77777777" w:rsidR="007703AC" w:rsidRPr="002860BF" w:rsidRDefault="007703AC" w:rsidP="007703AC">
            <w:pPr>
              <w:autoSpaceDE w:val="0"/>
              <w:autoSpaceDN w:val="0"/>
              <w:adjustRightInd w:val="0"/>
              <w:snapToGrid w:val="0"/>
              <w:jc w:val="center"/>
              <w:rPr>
                <w:rFonts w:eastAsia="맑은 고딕"/>
                <w:snapToGrid w:val="0"/>
                <w:lang w:eastAsia="ko-KR" w:bidi="en-US"/>
              </w:rPr>
            </w:pPr>
            <w:r w:rsidRPr="002860BF">
              <w:rPr>
                <w:rFonts w:eastAsia="맑은 고딕"/>
                <w:snapToGrid w:val="0"/>
                <w:lang w:eastAsia="ko-KR" w:bidi="en-US"/>
              </w:rPr>
              <w:t>0.014</w:t>
            </w:r>
          </w:p>
        </w:tc>
        <w:tc>
          <w:tcPr>
            <w:tcW w:w="1474" w:type="dxa"/>
            <w:tcBorders>
              <w:left w:val="nil"/>
            </w:tcBorders>
            <w:shd w:val="clear" w:color="auto" w:fill="auto"/>
            <w:vAlign w:val="center"/>
          </w:tcPr>
          <w:p w14:paraId="24B9F16C" w14:textId="77777777" w:rsidR="007703AC" w:rsidRPr="002860BF" w:rsidRDefault="007703AC" w:rsidP="007703AC">
            <w:pPr>
              <w:autoSpaceDE w:val="0"/>
              <w:autoSpaceDN w:val="0"/>
              <w:adjustRightInd w:val="0"/>
              <w:snapToGrid w:val="0"/>
              <w:jc w:val="center"/>
              <w:rPr>
                <w:rFonts w:eastAsia="Times New Roman"/>
                <w:snapToGrid w:val="0"/>
                <w:lang w:eastAsia="de-DE" w:bidi="en-US"/>
              </w:rPr>
            </w:pPr>
            <w:r w:rsidRPr="002860BF">
              <w:rPr>
                <w:rFonts w:eastAsia="맑은 고딕"/>
                <w:snapToGrid w:val="0"/>
                <w:lang w:eastAsia="ko-KR" w:bidi="en-US"/>
              </w:rPr>
              <w:t>m</w:t>
            </w:r>
            <w:r w:rsidRPr="002860BF">
              <w:rPr>
                <w:rFonts w:eastAsia="맑은 고딕"/>
                <w:snapToGrid w:val="0"/>
                <w:vertAlign w:val="superscript"/>
                <w:lang w:eastAsia="ko-KR" w:bidi="en-US"/>
              </w:rPr>
              <w:t>3</w:t>
            </w:r>
          </w:p>
        </w:tc>
      </w:tr>
      <w:tr w:rsidR="007703AC" w:rsidRPr="002860BF" w14:paraId="4378EEE1" w14:textId="77777777" w:rsidTr="00451628">
        <w:trPr>
          <w:trHeight w:val="254"/>
          <w:jc w:val="center"/>
        </w:trPr>
        <w:tc>
          <w:tcPr>
            <w:tcW w:w="1475" w:type="dxa"/>
            <w:tcBorders>
              <w:bottom w:val="nil"/>
              <w:right w:val="nil"/>
            </w:tcBorders>
            <w:shd w:val="clear" w:color="auto" w:fill="auto"/>
            <w:vAlign w:val="center"/>
          </w:tcPr>
          <w:p w14:paraId="2BEF15D7" w14:textId="77777777" w:rsidR="007703AC" w:rsidRPr="002860BF" w:rsidRDefault="007703AC" w:rsidP="007703AC">
            <w:pPr>
              <w:autoSpaceDE w:val="0"/>
              <w:autoSpaceDN w:val="0"/>
              <w:adjustRightInd w:val="0"/>
              <w:snapToGrid w:val="0"/>
              <w:jc w:val="center"/>
              <w:rPr>
                <w:rFonts w:eastAsia="Times New Roman"/>
                <w:i/>
                <w:snapToGrid w:val="0"/>
                <w:lang w:eastAsia="de-DE" w:bidi="en-US"/>
              </w:rPr>
            </w:pPr>
            <m:oMathPara>
              <m:oMath>
                <m:sSub>
                  <m:sSubPr>
                    <m:ctrlPr>
                      <w:rPr>
                        <w:rFonts w:ascii="Cambria Math" w:eastAsia="Times New Roman" w:hAnsi="Cambria Math"/>
                        <w:i/>
                        <w:snapToGrid w:val="0"/>
                        <w:lang w:eastAsia="de-DE" w:bidi="en-US"/>
                      </w:rPr>
                    </m:ctrlPr>
                  </m:sSubPr>
                  <m:e>
                    <m:r>
                      <w:rPr>
                        <w:rFonts w:ascii="Cambria Math" w:eastAsia="Times New Roman" w:hAnsi="Cambria Math"/>
                        <w:snapToGrid w:val="0"/>
                        <w:lang w:eastAsia="de-DE" w:bidi="en-US"/>
                      </w:rPr>
                      <m:t>p</m:t>
                    </m:r>
                  </m:e>
                  <m:sub>
                    <m:r>
                      <w:rPr>
                        <w:rFonts w:ascii="Cambria Math" w:eastAsia="Times New Roman" w:hAnsi="Cambria Math"/>
                        <w:snapToGrid w:val="0"/>
                        <w:lang w:eastAsia="de-DE" w:bidi="en-US"/>
                      </w:rPr>
                      <m:t>m</m:t>
                    </m:r>
                  </m:sub>
                </m:sSub>
              </m:oMath>
            </m:oMathPara>
          </w:p>
        </w:tc>
        <w:tc>
          <w:tcPr>
            <w:tcW w:w="1474" w:type="dxa"/>
            <w:tcBorders>
              <w:left w:val="nil"/>
              <w:bottom w:val="nil"/>
              <w:right w:val="nil"/>
            </w:tcBorders>
            <w:shd w:val="clear" w:color="auto" w:fill="auto"/>
            <w:vAlign w:val="center"/>
          </w:tcPr>
          <w:p w14:paraId="0E25A310" w14:textId="77777777" w:rsidR="007703AC" w:rsidRPr="002860BF" w:rsidRDefault="007703AC" w:rsidP="007703AC">
            <w:pPr>
              <w:autoSpaceDE w:val="0"/>
              <w:autoSpaceDN w:val="0"/>
              <w:adjustRightInd w:val="0"/>
              <w:snapToGrid w:val="0"/>
              <w:jc w:val="center"/>
              <w:rPr>
                <w:rFonts w:eastAsia="맑은 고딕"/>
                <w:snapToGrid w:val="0"/>
                <w:lang w:eastAsia="ko-KR" w:bidi="en-US"/>
              </w:rPr>
            </w:pPr>
            <w:r w:rsidRPr="002860BF">
              <w:rPr>
                <w:rFonts w:eastAsia="맑은 고딕"/>
                <w:snapToGrid w:val="0"/>
                <w:lang w:eastAsia="ko-KR" w:bidi="en-US"/>
              </w:rPr>
              <w:t>4</w:t>
            </w:r>
          </w:p>
        </w:tc>
        <w:tc>
          <w:tcPr>
            <w:tcW w:w="1474" w:type="dxa"/>
            <w:tcBorders>
              <w:left w:val="nil"/>
              <w:bottom w:val="nil"/>
              <w:right w:val="nil"/>
            </w:tcBorders>
            <w:shd w:val="clear" w:color="auto" w:fill="auto"/>
            <w:vAlign w:val="center"/>
          </w:tcPr>
          <w:p w14:paraId="54ED5B01" w14:textId="77777777" w:rsidR="007703AC" w:rsidRPr="002860BF" w:rsidRDefault="007703AC" w:rsidP="007703AC">
            <w:pPr>
              <w:autoSpaceDE w:val="0"/>
              <w:autoSpaceDN w:val="0"/>
              <w:adjustRightInd w:val="0"/>
              <w:snapToGrid w:val="0"/>
              <w:jc w:val="center"/>
              <w:rPr>
                <w:rFonts w:eastAsia="Times New Roman"/>
                <w:snapToGrid w:val="0"/>
                <w:lang w:eastAsia="de-DE" w:bidi="en-US"/>
              </w:rPr>
            </w:pPr>
            <w:r w:rsidRPr="002860BF">
              <w:rPr>
                <w:rFonts w:eastAsia="맑은 고딕"/>
                <w:snapToGrid w:val="0"/>
                <w:lang w:eastAsia="ko-KR" w:bidi="en-US"/>
              </w:rPr>
              <w:t>pole</w:t>
            </w:r>
          </w:p>
        </w:tc>
        <w:tc>
          <w:tcPr>
            <w:tcW w:w="1474" w:type="dxa"/>
            <w:tcBorders>
              <w:left w:val="nil"/>
              <w:bottom w:val="nil"/>
              <w:right w:val="nil"/>
            </w:tcBorders>
            <w:shd w:val="clear" w:color="auto" w:fill="auto"/>
            <w:vAlign w:val="center"/>
          </w:tcPr>
          <w:p w14:paraId="30C90610" w14:textId="77777777" w:rsidR="007703AC" w:rsidRPr="002860BF" w:rsidRDefault="007703AC" w:rsidP="007703AC">
            <w:pPr>
              <w:autoSpaceDE w:val="0"/>
              <w:autoSpaceDN w:val="0"/>
              <w:adjustRightInd w:val="0"/>
              <w:snapToGrid w:val="0"/>
              <w:jc w:val="center"/>
              <w:rPr>
                <w:rFonts w:eastAsia="Times New Roman"/>
                <w:i/>
                <w:snapToGrid w:val="0"/>
                <w:lang w:eastAsia="de-DE" w:bidi="en-US"/>
              </w:rPr>
            </w:pPr>
            <m:oMathPara>
              <m:oMath>
                <m:sSub>
                  <m:sSubPr>
                    <m:ctrlPr>
                      <w:rPr>
                        <w:rFonts w:ascii="Cambria Math" w:eastAsia="Times New Roman" w:hAnsi="Cambria Math"/>
                        <w:i/>
                        <w:snapToGrid w:val="0"/>
                        <w:lang w:eastAsia="de-DE" w:bidi="en-US"/>
                      </w:rPr>
                    </m:ctrlPr>
                  </m:sSubPr>
                  <m:e>
                    <m:r>
                      <w:rPr>
                        <w:rFonts w:ascii="Cambria Math" w:eastAsia="Times New Roman" w:hAnsi="Cambria Math"/>
                        <w:snapToGrid w:val="0"/>
                        <w:lang w:eastAsia="de-DE" w:bidi="en-US"/>
                      </w:rPr>
                      <m:t>V</m:t>
                    </m:r>
                  </m:e>
                  <m:sub>
                    <m:r>
                      <w:rPr>
                        <w:rFonts w:ascii="Cambria Math" w:eastAsia="Times New Roman" w:hAnsi="Cambria Math"/>
                        <w:snapToGrid w:val="0"/>
                        <w:lang w:eastAsia="de-DE" w:bidi="en-US"/>
                      </w:rPr>
                      <m:t>c</m:t>
                    </m:r>
                  </m:sub>
                </m:sSub>
              </m:oMath>
            </m:oMathPara>
          </w:p>
        </w:tc>
        <w:tc>
          <w:tcPr>
            <w:tcW w:w="1474" w:type="dxa"/>
            <w:tcBorders>
              <w:left w:val="nil"/>
              <w:bottom w:val="nil"/>
              <w:right w:val="nil"/>
            </w:tcBorders>
            <w:shd w:val="clear" w:color="auto" w:fill="auto"/>
            <w:vAlign w:val="center"/>
          </w:tcPr>
          <w:p w14:paraId="2AFA5F58" w14:textId="77777777" w:rsidR="007703AC" w:rsidRPr="002860BF" w:rsidRDefault="007703AC" w:rsidP="007703AC">
            <w:pPr>
              <w:autoSpaceDE w:val="0"/>
              <w:autoSpaceDN w:val="0"/>
              <w:adjustRightInd w:val="0"/>
              <w:snapToGrid w:val="0"/>
              <w:jc w:val="center"/>
              <w:rPr>
                <w:rFonts w:eastAsia="맑은 고딕"/>
                <w:snapToGrid w:val="0"/>
                <w:lang w:eastAsia="ko-KR" w:bidi="en-US"/>
              </w:rPr>
            </w:pPr>
            <w:r w:rsidRPr="002860BF">
              <w:rPr>
                <w:rFonts w:eastAsia="맑은 고딕"/>
                <w:snapToGrid w:val="0"/>
                <w:lang w:eastAsia="ko-KR" w:bidi="en-US"/>
              </w:rPr>
              <w:t>0.27</w:t>
            </w:r>
          </w:p>
        </w:tc>
        <w:tc>
          <w:tcPr>
            <w:tcW w:w="1474" w:type="dxa"/>
            <w:tcBorders>
              <w:left w:val="nil"/>
              <w:bottom w:val="nil"/>
            </w:tcBorders>
            <w:shd w:val="clear" w:color="auto" w:fill="auto"/>
            <w:vAlign w:val="center"/>
          </w:tcPr>
          <w:p w14:paraId="62286A0A" w14:textId="77777777" w:rsidR="007703AC" w:rsidRPr="002860BF" w:rsidRDefault="007703AC" w:rsidP="007703AC">
            <w:pPr>
              <w:autoSpaceDE w:val="0"/>
              <w:autoSpaceDN w:val="0"/>
              <w:adjustRightInd w:val="0"/>
              <w:snapToGrid w:val="0"/>
              <w:jc w:val="center"/>
              <w:rPr>
                <w:rFonts w:eastAsia="Times New Roman"/>
                <w:snapToGrid w:val="0"/>
                <w:lang w:eastAsia="de-DE" w:bidi="en-US"/>
              </w:rPr>
            </w:pPr>
            <w:r w:rsidRPr="002860BF">
              <w:rPr>
                <w:rFonts w:eastAsia="맑은 고딕"/>
                <w:snapToGrid w:val="0"/>
                <w:lang w:eastAsia="ko-KR" w:bidi="en-US"/>
              </w:rPr>
              <w:t>m</w:t>
            </w:r>
            <w:r w:rsidRPr="002860BF">
              <w:rPr>
                <w:rFonts w:eastAsia="맑은 고딕"/>
                <w:snapToGrid w:val="0"/>
                <w:vertAlign w:val="superscript"/>
                <w:lang w:eastAsia="ko-KR" w:bidi="en-US"/>
              </w:rPr>
              <w:t>3</w:t>
            </w:r>
          </w:p>
        </w:tc>
      </w:tr>
      <w:tr w:rsidR="007703AC" w:rsidRPr="002860BF" w14:paraId="197D4C33" w14:textId="77777777" w:rsidTr="00451628">
        <w:trPr>
          <w:trHeight w:val="264"/>
          <w:jc w:val="center"/>
        </w:trPr>
        <w:tc>
          <w:tcPr>
            <w:tcW w:w="1475" w:type="dxa"/>
            <w:tcBorders>
              <w:top w:val="nil"/>
              <w:bottom w:val="single" w:sz="12" w:space="0" w:color="auto"/>
              <w:right w:val="nil"/>
            </w:tcBorders>
            <w:shd w:val="clear" w:color="auto" w:fill="auto"/>
            <w:vAlign w:val="center"/>
          </w:tcPr>
          <w:p w14:paraId="11710123" w14:textId="77777777" w:rsidR="007703AC" w:rsidRPr="002860BF" w:rsidRDefault="007703AC" w:rsidP="007703AC">
            <w:pPr>
              <w:autoSpaceDE w:val="0"/>
              <w:autoSpaceDN w:val="0"/>
              <w:adjustRightInd w:val="0"/>
              <w:snapToGrid w:val="0"/>
              <w:jc w:val="center"/>
              <w:rPr>
                <w:i/>
                <w:snapToGrid w:val="0"/>
                <w:lang w:eastAsia="de-DE" w:bidi="en-US"/>
              </w:rPr>
            </w:pPr>
            <m:oMathPara>
              <m:oMath>
                <m:sSub>
                  <m:sSubPr>
                    <m:ctrlPr>
                      <w:rPr>
                        <w:rFonts w:ascii="Cambria Math" w:eastAsia="Times New Roman" w:hAnsi="Cambria Math"/>
                        <w:i/>
                        <w:snapToGrid w:val="0"/>
                        <w:lang w:eastAsia="de-DE" w:bidi="en-US"/>
                      </w:rPr>
                    </m:ctrlPr>
                  </m:sSubPr>
                  <m:e>
                    <m:r>
                      <w:rPr>
                        <w:rFonts w:ascii="Cambria Math" w:eastAsia="Times New Roman" w:hAnsi="Cambria Math"/>
                        <w:snapToGrid w:val="0"/>
                        <w:lang w:eastAsia="de-DE" w:bidi="en-US"/>
                      </w:rPr>
                      <m:t>ρ</m:t>
                    </m:r>
                  </m:e>
                  <m:sub>
                    <m:r>
                      <w:rPr>
                        <w:rFonts w:ascii="Cambria Math" w:eastAsia="Times New Roman" w:hAnsi="Cambria Math"/>
                        <w:snapToGrid w:val="0"/>
                        <w:lang w:eastAsia="de-DE" w:bidi="en-US"/>
                      </w:rPr>
                      <m:t>c</m:t>
                    </m:r>
                  </m:sub>
                </m:sSub>
              </m:oMath>
            </m:oMathPara>
          </w:p>
        </w:tc>
        <w:tc>
          <w:tcPr>
            <w:tcW w:w="1474" w:type="dxa"/>
            <w:tcBorders>
              <w:top w:val="nil"/>
              <w:left w:val="nil"/>
              <w:bottom w:val="single" w:sz="12" w:space="0" w:color="auto"/>
              <w:right w:val="nil"/>
            </w:tcBorders>
            <w:shd w:val="clear" w:color="auto" w:fill="auto"/>
            <w:vAlign w:val="center"/>
          </w:tcPr>
          <w:p w14:paraId="3745558F" w14:textId="77777777" w:rsidR="007703AC" w:rsidRPr="002860BF" w:rsidRDefault="007703AC" w:rsidP="007703AC">
            <w:pPr>
              <w:autoSpaceDE w:val="0"/>
              <w:autoSpaceDN w:val="0"/>
              <w:adjustRightInd w:val="0"/>
              <w:snapToGrid w:val="0"/>
              <w:jc w:val="center"/>
              <w:rPr>
                <w:rFonts w:eastAsia="맑은 고딕"/>
                <w:snapToGrid w:val="0"/>
                <w:lang w:eastAsia="ko-KR" w:bidi="en-US"/>
              </w:rPr>
            </w:pPr>
            <w:r w:rsidRPr="002860BF">
              <w:rPr>
                <w:rFonts w:eastAsia="Times New Roman"/>
                <w:snapToGrid w:val="0"/>
                <w:lang w:eastAsia="de-DE" w:bidi="en-US"/>
              </w:rPr>
              <w:t>1025</w:t>
            </w:r>
          </w:p>
        </w:tc>
        <w:tc>
          <w:tcPr>
            <w:tcW w:w="1474" w:type="dxa"/>
            <w:tcBorders>
              <w:top w:val="nil"/>
              <w:left w:val="nil"/>
              <w:bottom w:val="single" w:sz="12" w:space="0" w:color="auto"/>
              <w:right w:val="nil"/>
            </w:tcBorders>
            <w:shd w:val="clear" w:color="auto" w:fill="auto"/>
            <w:vAlign w:val="center"/>
          </w:tcPr>
          <w:p w14:paraId="79F0317A" w14:textId="77777777" w:rsidR="007703AC" w:rsidRPr="002860BF" w:rsidRDefault="007703AC" w:rsidP="007703AC">
            <w:pPr>
              <w:autoSpaceDE w:val="0"/>
              <w:autoSpaceDN w:val="0"/>
              <w:adjustRightInd w:val="0"/>
              <w:snapToGrid w:val="0"/>
              <w:jc w:val="center"/>
              <w:rPr>
                <w:rFonts w:eastAsia="Times New Roman"/>
                <w:snapToGrid w:val="0"/>
                <w:lang w:eastAsia="de-DE" w:bidi="en-US"/>
              </w:rPr>
            </w:pPr>
            <w:r w:rsidRPr="002860BF">
              <w:rPr>
                <w:rFonts w:eastAsia="Times New Roman"/>
                <w:snapToGrid w:val="0"/>
                <w:lang w:eastAsia="de-DE" w:bidi="en-US"/>
              </w:rPr>
              <w:t>kg/m</w:t>
            </w:r>
            <w:r w:rsidRPr="002860BF">
              <w:rPr>
                <w:rFonts w:eastAsia="Times New Roman"/>
                <w:snapToGrid w:val="0"/>
                <w:vertAlign w:val="superscript"/>
                <w:lang w:eastAsia="de-DE" w:bidi="en-US"/>
              </w:rPr>
              <w:t>3</w:t>
            </w:r>
          </w:p>
        </w:tc>
        <w:tc>
          <w:tcPr>
            <w:tcW w:w="1474" w:type="dxa"/>
            <w:tcBorders>
              <w:top w:val="nil"/>
              <w:left w:val="nil"/>
              <w:bottom w:val="single" w:sz="12" w:space="0" w:color="auto"/>
              <w:right w:val="nil"/>
            </w:tcBorders>
            <w:shd w:val="clear" w:color="auto" w:fill="auto"/>
            <w:vAlign w:val="center"/>
          </w:tcPr>
          <w:p w14:paraId="0EA7100E" w14:textId="77777777" w:rsidR="007703AC" w:rsidRPr="002860BF" w:rsidRDefault="007703AC" w:rsidP="007703AC">
            <w:pPr>
              <w:autoSpaceDE w:val="0"/>
              <w:autoSpaceDN w:val="0"/>
              <w:adjustRightInd w:val="0"/>
              <w:snapToGrid w:val="0"/>
              <w:jc w:val="center"/>
              <w:rPr>
                <w:rFonts w:eastAsia="맑은 고딕"/>
                <w:i/>
                <w:snapToGrid w:val="0"/>
                <w:lang w:eastAsia="ko-KR" w:bidi="en-US"/>
              </w:rPr>
            </w:pPr>
            <m:oMathPara>
              <m:oMath>
                <m:sSub>
                  <m:sSubPr>
                    <m:ctrlPr>
                      <w:rPr>
                        <w:rFonts w:ascii="Cambria Math" w:eastAsia="Times New Roman" w:hAnsi="Cambria Math"/>
                        <w:i/>
                        <w:snapToGrid w:val="0"/>
                        <w:lang w:eastAsia="de-DE" w:bidi="en-US"/>
                      </w:rPr>
                    </m:ctrlPr>
                  </m:sSubPr>
                  <m:e>
                    <m:r>
                      <w:rPr>
                        <w:rFonts w:ascii="Cambria Math" w:eastAsia="Times New Roman" w:hAnsi="Cambria Math"/>
                        <w:snapToGrid w:val="0"/>
                        <w:lang w:eastAsia="de-DE" w:bidi="en-US"/>
                      </w:rPr>
                      <m:t>V</m:t>
                    </m:r>
                  </m:e>
                  <m:sub>
                    <m:r>
                      <w:rPr>
                        <w:rFonts w:ascii="Cambria Math" w:eastAsia="Times New Roman" w:hAnsi="Cambria Math"/>
                        <w:snapToGrid w:val="0"/>
                        <w:lang w:eastAsia="de-DE" w:bidi="en-US"/>
                      </w:rPr>
                      <m:t>h</m:t>
                    </m:r>
                  </m:sub>
                </m:sSub>
              </m:oMath>
            </m:oMathPara>
          </w:p>
        </w:tc>
        <w:tc>
          <w:tcPr>
            <w:tcW w:w="1474" w:type="dxa"/>
            <w:tcBorders>
              <w:top w:val="nil"/>
              <w:left w:val="nil"/>
              <w:bottom w:val="single" w:sz="12" w:space="0" w:color="auto"/>
              <w:right w:val="nil"/>
            </w:tcBorders>
            <w:shd w:val="clear" w:color="auto" w:fill="auto"/>
            <w:vAlign w:val="center"/>
          </w:tcPr>
          <w:p w14:paraId="3A1FB0F1" w14:textId="77777777" w:rsidR="007703AC" w:rsidRPr="002860BF" w:rsidRDefault="007703AC" w:rsidP="007703AC">
            <w:pPr>
              <w:autoSpaceDE w:val="0"/>
              <w:autoSpaceDN w:val="0"/>
              <w:adjustRightInd w:val="0"/>
              <w:snapToGrid w:val="0"/>
              <w:jc w:val="center"/>
              <w:rPr>
                <w:rFonts w:eastAsia="맑은 고딕"/>
                <w:snapToGrid w:val="0"/>
                <w:lang w:eastAsia="ko-KR" w:bidi="en-US"/>
              </w:rPr>
            </w:pPr>
            <w:r w:rsidRPr="002860BF">
              <w:rPr>
                <w:rFonts w:eastAsia="맑은 고딕"/>
                <w:snapToGrid w:val="0"/>
                <w:lang w:eastAsia="ko-KR" w:bidi="en-US"/>
              </w:rPr>
              <w:t>0.27</w:t>
            </w:r>
          </w:p>
        </w:tc>
        <w:tc>
          <w:tcPr>
            <w:tcW w:w="1474" w:type="dxa"/>
            <w:tcBorders>
              <w:top w:val="nil"/>
              <w:left w:val="nil"/>
              <w:bottom w:val="single" w:sz="12" w:space="0" w:color="auto"/>
            </w:tcBorders>
            <w:shd w:val="clear" w:color="auto" w:fill="auto"/>
            <w:vAlign w:val="center"/>
          </w:tcPr>
          <w:p w14:paraId="6CD3EECE" w14:textId="77777777" w:rsidR="007703AC" w:rsidRPr="002860BF" w:rsidRDefault="007703AC" w:rsidP="007703AC">
            <w:pPr>
              <w:autoSpaceDE w:val="0"/>
              <w:autoSpaceDN w:val="0"/>
              <w:adjustRightInd w:val="0"/>
              <w:snapToGrid w:val="0"/>
              <w:jc w:val="center"/>
              <w:rPr>
                <w:rFonts w:eastAsia="맑은 고딕"/>
                <w:snapToGrid w:val="0"/>
                <w:lang w:eastAsia="ko-KR" w:bidi="en-US"/>
              </w:rPr>
            </w:pPr>
            <w:r w:rsidRPr="002860BF">
              <w:rPr>
                <w:rFonts w:eastAsia="맑은 고딕"/>
                <w:snapToGrid w:val="0"/>
                <w:lang w:eastAsia="ko-KR" w:bidi="en-US"/>
              </w:rPr>
              <w:t>m</w:t>
            </w:r>
            <w:r w:rsidRPr="002860BF">
              <w:rPr>
                <w:rFonts w:eastAsia="맑은 고딕"/>
                <w:snapToGrid w:val="0"/>
                <w:vertAlign w:val="superscript"/>
                <w:lang w:eastAsia="ko-KR" w:bidi="en-US"/>
              </w:rPr>
              <w:t>3</w:t>
            </w:r>
          </w:p>
        </w:tc>
      </w:tr>
    </w:tbl>
    <w:p w14:paraId="76E101A3" w14:textId="77777777" w:rsidR="007703AC" w:rsidRDefault="007703AC" w:rsidP="007703AC">
      <w:pPr>
        <w:pStyle w:val="MDPI31text"/>
        <w:rPr>
          <w:rFonts w:ascii="함초롬바탕" w:eastAsia="함초롬바탕" w:hAnsi="함초롬바탕" w:cs="함초롬바탕"/>
          <w:lang w:eastAsia="ko-KR"/>
        </w:rPr>
      </w:pPr>
    </w:p>
    <w:p w14:paraId="3108C480" w14:textId="77777777" w:rsidR="007703AC" w:rsidRPr="002243C7" w:rsidRDefault="007703AC" w:rsidP="002243C7">
      <w:pPr>
        <w:ind w:firstLine="204"/>
        <w:rPr>
          <w:rFonts w:eastAsia="함초롬바탕"/>
          <w:lang w:eastAsia="ko-KR"/>
        </w:rPr>
      </w:pPr>
      <w:r w:rsidRPr="002243C7">
        <w:rPr>
          <w:rFonts w:eastAsia="함초롬바탕"/>
          <w:lang w:eastAsia="ko-KR"/>
        </w:rPr>
        <w:t>By substituting the parameters of the CCWS in Table 1 into equations (14) and (15), equations (18) and (19) are as follows</w:t>
      </w:r>
      <w:r w:rsidRPr="002243C7">
        <w:rPr>
          <w:rFonts w:eastAsia="함초롬바탕" w:hint="eastAsia"/>
          <w:lang w:eastAsia="ko-KR"/>
        </w:rPr>
        <w:t>.</w:t>
      </w:r>
    </w:p>
    <w:tbl>
      <w:tblPr>
        <w:tblW w:w="5000" w:type="pct"/>
        <w:tblCellMar>
          <w:left w:w="0" w:type="dxa"/>
          <w:right w:w="0" w:type="dxa"/>
        </w:tblCellMar>
        <w:tblLook w:val="04A0" w:firstRow="1" w:lastRow="0" w:firstColumn="1" w:lastColumn="0" w:noHBand="0" w:noVBand="1"/>
      </w:tblPr>
      <w:tblGrid>
        <w:gridCol w:w="7851"/>
        <w:gridCol w:w="455"/>
      </w:tblGrid>
      <w:tr w:rsidR="007703AC" w:rsidRPr="00754C37" w14:paraId="7F2107AB" w14:textId="77777777" w:rsidTr="00EE335C">
        <w:tc>
          <w:tcPr>
            <w:tcW w:w="4726" w:type="pct"/>
          </w:tcPr>
          <w:p w14:paraId="386726C3" w14:textId="77777777" w:rsidR="007703AC" w:rsidRPr="00EF3D65" w:rsidRDefault="007703AC" w:rsidP="007703AC">
            <w:pPr>
              <w:pStyle w:val="MDPI39equation"/>
              <w:rPr>
                <w:rFonts w:eastAsia="맑은 고딕"/>
                <w:lang w:eastAsia="ko-KR"/>
              </w:rPr>
            </w:pPr>
            <m:oMathPara>
              <m:oMath>
                <m:r>
                  <w:rPr>
                    <w:rFonts w:ascii="Cambria Math" w:eastAsia="함초롬바탕" w:hAnsi="Cambria Math"/>
                  </w:rPr>
                  <m:t>A=</m:t>
                </m:r>
                <m:d>
                  <m:dPr>
                    <m:begChr m:val="["/>
                    <m:endChr m:val="]"/>
                    <m:ctrlPr>
                      <w:rPr>
                        <w:rFonts w:ascii="Cambria Math" w:eastAsia="함초롬바탕" w:hAnsi="Cambria Math"/>
                        <w:i/>
                      </w:rPr>
                    </m:ctrlPr>
                  </m:dPr>
                  <m:e>
                    <m:m>
                      <m:mPr>
                        <m:mcs>
                          <m:mc>
                            <m:mcPr>
                              <m:count m:val="3"/>
                              <m:mcJc m:val="center"/>
                            </m:mcPr>
                          </m:mc>
                        </m:mcs>
                        <m:ctrlPr>
                          <w:rPr>
                            <w:rFonts w:ascii="Cambria Math" w:eastAsia="함초롬바탕" w:hAnsi="Cambria Math"/>
                            <w:i/>
                          </w:rPr>
                        </m:ctrlPr>
                      </m:mPr>
                      <m:mr>
                        <m:e>
                          <m:r>
                            <w:rPr>
                              <w:rFonts w:ascii="Cambria Math" w:eastAsia="함초롬바탕" w:hAnsi="Cambria Math"/>
                            </w:rPr>
                            <m:t xml:space="preserve">-3.1363 </m:t>
                          </m:r>
                        </m:e>
                        <m:e>
                          <m:r>
                            <w:rPr>
                              <w:rFonts w:ascii="Cambria Math" w:eastAsia="함초롬바탕" w:hAnsi="Cambria Math"/>
                            </w:rPr>
                            <m:t>2.1321</m:t>
                          </m:r>
                        </m:e>
                        <m:e>
                          <m:r>
                            <w:rPr>
                              <w:rFonts w:ascii="Cambria Math" w:eastAsia="함초롬바탕" w:hAnsi="Cambria Math"/>
                            </w:rPr>
                            <m:t>0</m:t>
                          </m:r>
                        </m:e>
                      </m:mr>
                      <m:mr>
                        <m:e>
                          <m:r>
                            <w:rPr>
                              <w:rFonts w:ascii="Cambria Math" w:eastAsia="함초롬바탕" w:hAnsi="Cambria Math"/>
                            </w:rPr>
                            <m:t>2.2129</m:t>
                          </m:r>
                        </m:e>
                        <m:e>
                          <m:r>
                            <w:rPr>
                              <w:rFonts w:ascii="Cambria Math" w:eastAsia="함초롬바탕" w:hAnsi="Cambria Math"/>
                            </w:rPr>
                            <m:t>-2.8240</m:t>
                          </m:r>
                        </m:e>
                        <m:e>
                          <m:r>
                            <w:rPr>
                              <w:rFonts w:ascii="Cambria Math" w:eastAsia="함초롬바탕" w:hAnsi="Cambria Math"/>
                            </w:rPr>
                            <m:t>0</m:t>
                          </m:r>
                        </m:e>
                      </m:mr>
                      <m:mr>
                        <m:e>
                          <m:r>
                            <w:rPr>
                              <w:rFonts w:ascii="Cambria Math" w:eastAsia="함초롬바탕" w:hAnsi="Cambria Math"/>
                            </w:rPr>
                            <m:t>19.3667</m:t>
                          </m:r>
                        </m:e>
                        <m:e>
                          <m:r>
                            <w:rPr>
                              <w:rFonts w:ascii="Cambria Math" w:eastAsia="함초롬바탕" w:hAnsi="Cambria Math"/>
                            </w:rPr>
                            <m:t>0</m:t>
                          </m:r>
                        </m:e>
                        <m:e>
                          <m:r>
                            <w:rPr>
                              <w:rFonts w:ascii="Cambria Math" w:eastAsia="함초롬바탕" w:hAnsi="Cambria Math"/>
                            </w:rPr>
                            <m:t>-19.7619</m:t>
                          </m:r>
                        </m:e>
                      </m:mr>
                    </m:m>
                  </m:e>
                </m:d>
              </m:oMath>
            </m:oMathPara>
          </w:p>
        </w:tc>
        <w:tc>
          <w:tcPr>
            <w:tcW w:w="274" w:type="pct"/>
            <w:vAlign w:val="center"/>
          </w:tcPr>
          <w:p w14:paraId="6846CC85" w14:textId="77777777" w:rsidR="007703AC" w:rsidRPr="003030D2" w:rsidRDefault="007703AC" w:rsidP="007703AC">
            <w:pPr>
              <w:pStyle w:val="MDPI3aequationnumber"/>
              <w:spacing w:line="260" w:lineRule="atLeast"/>
            </w:pPr>
            <w:r w:rsidRPr="003030D2">
              <w:t>(</w:t>
            </w:r>
            <w:r>
              <w:t>18</w:t>
            </w:r>
            <w:r w:rsidRPr="003030D2">
              <w:t>)</w:t>
            </w:r>
          </w:p>
        </w:tc>
      </w:tr>
      <w:tr w:rsidR="007703AC" w:rsidRPr="00754C37" w14:paraId="0C55707F" w14:textId="77777777" w:rsidTr="00EE335C">
        <w:tc>
          <w:tcPr>
            <w:tcW w:w="4726" w:type="pct"/>
          </w:tcPr>
          <w:p w14:paraId="313026E7" w14:textId="77777777" w:rsidR="007703AC" w:rsidRPr="00E22650" w:rsidRDefault="007703AC" w:rsidP="007703AC">
            <w:pPr>
              <w:pStyle w:val="MDPI39equation"/>
              <w:rPr>
                <w:rFonts w:ascii="Cambria Math" w:eastAsia="맑은 고딕" w:hAnsi="Cambria Math"/>
                <w:lang w:eastAsia="ko-KR"/>
                <w:oMath/>
              </w:rPr>
            </w:pPr>
            <m:oMathPara>
              <m:oMath>
                <m:r>
                  <w:rPr>
                    <w:rFonts w:ascii="Cambria Math" w:eastAsia="함초롬바탕" w:hAnsi="Cambria Math"/>
                  </w:rPr>
                  <m:t>B=</m:t>
                </m:r>
                <m:d>
                  <m:dPr>
                    <m:begChr m:val="["/>
                    <m:endChr m:val="]"/>
                    <m:ctrlPr>
                      <w:rPr>
                        <w:rFonts w:ascii="Cambria Math" w:eastAsia="함초롬바탕" w:hAnsi="Cambria Math"/>
                        <w:i/>
                      </w:rPr>
                    </m:ctrlPr>
                  </m:dPr>
                  <m:e>
                    <m:m>
                      <m:mPr>
                        <m:mcs>
                          <m:mc>
                            <m:mcPr>
                              <m:count m:val="2"/>
                              <m:mcJc m:val="center"/>
                            </m:mcPr>
                          </m:mc>
                        </m:mcs>
                        <m:ctrlPr>
                          <w:rPr>
                            <w:rFonts w:ascii="Cambria Math" w:eastAsia="함초롬바탕" w:hAnsi="Cambria Math"/>
                            <w:i/>
                          </w:rPr>
                        </m:ctrlPr>
                      </m:mPr>
                      <m:mr>
                        <m:e>
                          <m:r>
                            <w:rPr>
                              <w:rFonts w:ascii="Cambria Math" w:eastAsia="함초롬바탕" w:hAnsi="Cambria Math"/>
                            </w:rPr>
                            <m:t>0</m:t>
                          </m:r>
                        </m:e>
                        <m:e>
                          <m:r>
                            <w:rPr>
                              <w:rFonts w:ascii="Cambria Math" w:eastAsia="함초롬바탕" w:hAnsi="Cambria Math"/>
                            </w:rPr>
                            <m:t>5.1614</m:t>
                          </m:r>
                        </m:e>
                      </m:mr>
                      <m:mr>
                        <m:e>
                          <m:r>
                            <w:rPr>
                              <w:rFonts w:ascii="Cambria Math" w:eastAsia="함초롬바탕" w:hAnsi="Cambria Math"/>
                            </w:rPr>
                            <m:t>-0.1167</m:t>
                          </m:r>
                        </m:e>
                        <m:e>
                          <m:r>
                            <w:rPr>
                              <w:rFonts w:ascii="Cambria Math" w:eastAsia="함초롬바탕" w:hAnsi="Cambria Math"/>
                            </w:rPr>
                            <m:t>0</m:t>
                          </m:r>
                        </m:e>
                      </m:mr>
                      <m:mr>
                        <m:e>
                          <m:r>
                            <w:rPr>
                              <w:rFonts w:ascii="Cambria Math" w:eastAsia="함초롬바탕" w:hAnsi="Cambria Math"/>
                            </w:rPr>
                            <m:t>0</m:t>
                          </m:r>
                        </m:e>
                        <m:e>
                          <m:r>
                            <w:rPr>
                              <w:rFonts w:ascii="Cambria Math" w:eastAsia="함초롬바탕" w:hAnsi="Cambria Math"/>
                            </w:rPr>
                            <m:t>-99.5414</m:t>
                          </m:r>
                        </m:e>
                      </m:mr>
                    </m:m>
                  </m:e>
                </m:d>
              </m:oMath>
            </m:oMathPara>
          </w:p>
        </w:tc>
        <w:tc>
          <w:tcPr>
            <w:tcW w:w="274" w:type="pct"/>
            <w:vAlign w:val="center"/>
          </w:tcPr>
          <w:p w14:paraId="1F514875" w14:textId="77777777" w:rsidR="007703AC" w:rsidRPr="003030D2" w:rsidRDefault="007703AC" w:rsidP="007703AC">
            <w:pPr>
              <w:pStyle w:val="MDPI3aequationnumber"/>
              <w:spacing w:line="260" w:lineRule="atLeast"/>
            </w:pPr>
            <w:r w:rsidRPr="003030D2">
              <w:t>(</w:t>
            </w:r>
            <w:r>
              <w:t>19</w:t>
            </w:r>
            <w:r w:rsidRPr="003030D2">
              <w:t>)</w:t>
            </w:r>
          </w:p>
        </w:tc>
      </w:tr>
    </w:tbl>
    <w:p w14:paraId="44C97042" w14:textId="77777777" w:rsidR="007703AC" w:rsidRPr="0091532D" w:rsidRDefault="007703AC" w:rsidP="007703AC">
      <w:pPr>
        <w:pStyle w:val="MDPI31text"/>
        <w:rPr>
          <w:rFonts w:eastAsia="맑은 고딕"/>
        </w:rPr>
      </w:pPr>
    </w:p>
    <w:p w14:paraId="7EE46FAF" w14:textId="77777777" w:rsidR="007703AC" w:rsidRPr="002243C7" w:rsidRDefault="007703AC" w:rsidP="002243C7">
      <w:pPr>
        <w:pStyle w:val="SubsectionHeading"/>
      </w:pPr>
      <w:r w:rsidRPr="002243C7">
        <w:rPr>
          <w:rFonts w:hint="eastAsia"/>
        </w:rPr>
        <w:t>3</w:t>
      </w:r>
      <w:r w:rsidRPr="002243C7">
        <w:t>.2 Optimal Controller</w:t>
      </w:r>
    </w:p>
    <w:p w14:paraId="1C9D995E" w14:textId="77777777" w:rsidR="007703AC" w:rsidRPr="002243C7" w:rsidRDefault="007703AC" w:rsidP="002243C7">
      <w:pPr>
        <w:ind w:firstLine="204"/>
        <w:rPr>
          <w:rFonts w:eastAsia="함초롬바탕"/>
          <w:lang w:eastAsia="ko-KR"/>
        </w:rPr>
      </w:pPr>
      <w:r w:rsidRPr="002243C7">
        <w:rPr>
          <w:rFonts w:eastAsia="함초롬바탕"/>
          <w:lang w:eastAsia="ko-KR"/>
        </w:rPr>
        <w:t xml:space="preserve">If the optimal control vector for </w:t>
      </w:r>
      <w:r w:rsidRPr="002243C7">
        <w:rPr>
          <w:rFonts w:eastAsia="함초롬바탕" w:hint="eastAsia"/>
          <w:lang w:eastAsia="ko-KR"/>
        </w:rPr>
        <w:t>e</w:t>
      </w:r>
      <w:r w:rsidRPr="002243C7">
        <w:rPr>
          <w:rFonts w:eastAsia="함초롬바탕"/>
          <w:lang w:eastAsia="ko-KR"/>
        </w:rPr>
        <w:t xml:space="preserve">quation (12) is equal to equation (20), </w:t>
      </w:r>
    </w:p>
    <w:tbl>
      <w:tblPr>
        <w:tblW w:w="5000" w:type="pct"/>
        <w:tblCellMar>
          <w:left w:w="0" w:type="dxa"/>
          <w:right w:w="0" w:type="dxa"/>
        </w:tblCellMar>
        <w:tblLook w:val="04A0" w:firstRow="1" w:lastRow="0" w:firstColumn="1" w:lastColumn="0" w:noHBand="0" w:noVBand="1"/>
      </w:tblPr>
      <w:tblGrid>
        <w:gridCol w:w="7851"/>
        <w:gridCol w:w="455"/>
      </w:tblGrid>
      <w:tr w:rsidR="007703AC" w:rsidRPr="00754C37" w14:paraId="6F9C7F71" w14:textId="77777777" w:rsidTr="00EE335C">
        <w:tc>
          <w:tcPr>
            <w:tcW w:w="4726" w:type="pct"/>
          </w:tcPr>
          <w:p w14:paraId="65116A50" w14:textId="77777777" w:rsidR="007703AC" w:rsidRPr="00442FB4" w:rsidRDefault="007703AC" w:rsidP="007703AC">
            <w:pPr>
              <w:pStyle w:val="MDPI39equation"/>
              <w:rPr>
                <w:rFonts w:ascii="함초롬바탕" w:eastAsia="함초롬바탕" w:hAnsi="함초롬바탕" w:cs="함초롬바탕"/>
                <w:b/>
                <w:bCs/>
                <w:lang w:eastAsia="ko-KR"/>
              </w:rPr>
            </w:pPr>
            <m:oMathPara>
              <m:oMath>
                <m:r>
                  <w:rPr>
                    <w:rFonts w:ascii="Cambria Math" w:eastAsia="함초롬바탕" w:hAnsi="Cambria Math" w:cs="함초롬바탕"/>
                    <w:lang w:eastAsia="ko-KR"/>
                  </w:rPr>
                  <m:t>u=-</m:t>
                </m:r>
                <m:r>
                  <m:rPr>
                    <m:sty m:val="b"/>
                  </m:rPr>
                  <w:rPr>
                    <w:rFonts w:ascii="Cambria Math" w:eastAsia="함초롬바탕" w:hAnsi="Cambria Math" w:cs="함초롬바탕"/>
                    <w:lang w:eastAsia="ko-KR"/>
                  </w:rPr>
                  <m:t>K</m:t>
                </m:r>
                <m:r>
                  <w:rPr>
                    <w:rFonts w:ascii="Cambria Math" w:eastAsia="함초롬바탕" w:hAnsi="Cambria Math" w:cs="함초롬바탕"/>
                    <w:lang w:eastAsia="ko-KR"/>
                  </w:rPr>
                  <m:t>x(t)</m:t>
                </m:r>
              </m:oMath>
            </m:oMathPara>
          </w:p>
        </w:tc>
        <w:tc>
          <w:tcPr>
            <w:tcW w:w="274" w:type="pct"/>
            <w:vAlign w:val="center"/>
          </w:tcPr>
          <w:p w14:paraId="68285D9F" w14:textId="77777777" w:rsidR="007703AC" w:rsidRPr="003030D2" w:rsidRDefault="007703AC" w:rsidP="007703AC">
            <w:pPr>
              <w:pStyle w:val="MDPI3aequationnumber"/>
              <w:spacing w:line="260" w:lineRule="atLeast"/>
            </w:pPr>
            <w:r w:rsidRPr="003030D2">
              <w:t>(</w:t>
            </w:r>
            <w:r>
              <w:t>20</w:t>
            </w:r>
            <w:r w:rsidRPr="003030D2">
              <w:t>)</w:t>
            </w:r>
          </w:p>
        </w:tc>
      </w:tr>
    </w:tbl>
    <w:p w14:paraId="61D1F45B" w14:textId="77777777" w:rsidR="007703AC" w:rsidRDefault="007703AC" w:rsidP="002243C7">
      <w:pPr>
        <w:ind w:firstLine="204"/>
        <w:rPr>
          <w:rFonts w:eastAsia="함초롬바탕"/>
          <w:lang w:eastAsia="ko-KR"/>
        </w:rPr>
      </w:pPr>
      <w:r w:rsidRPr="00E41138">
        <w:rPr>
          <w:rFonts w:eastAsia="함초롬바탕"/>
          <w:lang w:eastAsia="ko-KR"/>
        </w:rPr>
        <w:t>The</w:t>
      </w:r>
      <w:r w:rsidRPr="002243C7">
        <w:rPr>
          <w:rFonts w:eastAsia="함초롬바탕"/>
          <w:lang w:eastAsia="ko-KR"/>
        </w:rPr>
        <w:t xml:space="preserve"> gain K that minimizes the performance index J of </w:t>
      </w:r>
      <w:r w:rsidRPr="00E41138">
        <w:rPr>
          <w:rFonts w:eastAsia="함초롬바탕"/>
          <w:lang w:eastAsia="ko-KR"/>
        </w:rPr>
        <w:t>e</w:t>
      </w:r>
      <w:r w:rsidRPr="002243C7">
        <w:rPr>
          <w:rFonts w:eastAsia="함초롬바탕"/>
          <w:lang w:eastAsia="ko-KR"/>
        </w:rPr>
        <w:t>quation (21)</w:t>
      </w:r>
      <w:r w:rsidRPr="00E41138">
        <w:rPr>
          <w:rFonts w:eastAsia="함초롬바탕"/>
          <w:lang w:eastAsia="ko-KR"/>
        </w:rPr>
        <w:t xml:space="preserve"> is designed</w:t>
      </w:r>
      <w:r w:rsidRPr="002243C7">
        <w:rPr>
          <w:rFonts w:eastAsia="함초롬바탕"/>
          <w:lang w:eastAsia="ko-KR"/>
        </w:rPr>
        <w:t xml:space="preserve"> </w:t>
      </w:r>
      <w:sdt>
        <w:sdtPr>
          <w:rPr>
            <w:rFonts w:eastAsia="함초롬바탕"/>
            <w:lang w:eastAsia="ko-KR"/>
          </w:rPr>
          <w:alias w:val="Citation"/>
          <w:tag w:val="{&quot;referencesIds&quot;:[&quot;doc:62ecc48d8f0862a772ae3cd3&quot;],&quot;referencesOptions&quot;:{&quot;doc:62ecc48d8f0862a772ae3cd3&quot;:{&quot;author&quot;:true,&quot;year&quot;:true,&quot;pageReplace&quot;:&quot;&quot;,&quot;prefix&quot;:&quot;&quot;,&quot;suffix&quot;:&quot;&quot;}},&quot;hasBrokenReferences&quot;:false,&quot;hasManualEdits&quot;:false,&quot;citationType&quot;:&quot;inline&quot;,&quot;id&quot;:-71970675,&quot;citationText&quot;:&quot;&lt;span style=\&quot;font-family:Palatino Linotype;font-size:13.333333333333332px;color:#000000\&quot;&gt;[33]&lt;/span&gt;&quot;}"/>
          <w:id w:val="-71970675"/>
          <w:placeholder>
            <w:docPart w:val="9F8258BFBCE3496DA2CFE6EF553A7BE8"/>
          </w:placeholder>
        </w:sdtPr>
        <w:sdtContent>
          <w:r w:rsidRPr="002243C7">
            <w:rPr>
              <w:rFonts w:eastAsia="함초롬바탕"/>
              <w:lang w:eastAsia="ko-KR"/>
            </w:rPr>
            <w:t>[33]</w:t>
          </w:r>
        </w:sdtContent>
      </w:sdt>
      <w:r w:rsidRPr="002243C7">
        <w:rPr>
          <w:rFonts w:eastAsia="함초롬바탕" w:hint="eastAsia"/>
          <w:lang w:eastAsia="ko-KR"/>
        </w:rPr>
        <w:t>.</w:t>
      </w:r>
    </w:p>
    <w:tbl>
      <w:tblPr>
        <w:tblW w:w="5000" w:type="pct"/>
        <w:tblCellMar>
          <w:left w:w="0" w:type="dxa"/>
          <w:right w:w="0" w:type="dxa"/>
        </w:tblCellMar>
        <w:tblLook w:val="04A0" w:firstRow="1" w:lastRow="0" w:firstColumn="1" w:lastColumn="0" w:noHBand="0" w:noVBand="1"/>
      </w:tblPr>
      <w:tblGrid>
        <w:gridCol w:w="7851"/>
        <w:gridCol w:w="455"/>
      </w:tblGrid>
      <w:tr w:rsidR="007703AC" w:rsidRPr="003030D2" w14:paraId="512C5DF7" w14:textId="77777777" w:rsidTr="00EE335C">
        <w:tc>
          <w:tcPr>
            <w:tcW w:w="4726" w:type="pct"/>
          </w:tcPr>
          <w:p w14:paraId="4E982CE3" w14:textId="77777777" w:rsidR="007703AC" w:rsidRPr="00EF3D65" w:rsidRDefault="007703AC" w:rsidP="007703AC">
            <w:pPr>
              <w:pStyle w:val="MDPI39equation"/>
              <w:rPr>
                <w:rFonts w:eastAsia="맑은 고딕"/>
                <w:lang w:eastAsia="ko-KR"/>
              </w:rPr>
            </w:pPr>
            <m:oMathPara>
              <m:oMath>
                <m:r>
                  <m:rPr>
                    <m:sty m:val="bi"/>
                  </m:rPr>
                  <w:rPr>
                    <w:rFonts w:ascii="Cambria Math" w:eastAsia="함초롬바탕" w:hAnsi="Cambria Math"/>
                  </w:rPr>
                  <w:lastRenderedPageBreak/>
                  <m:t>J</m:t>
                </m:r>
                <m:r>
                  <w:rPr>
                    <w:rFonts w:ascii="Cambria Math" w:eastAsia="함초롬바탕" w:hAnsi="Cambria Math"/>
                  </w:rPr>
                  <m:t>=</m:t>
                </m:r>
                <m:nary>
                  <m:naryPr>
                    <m:limLoc m:val="subSup"/>
                    <m:ctrlPr>
                      <w:rPr>
                        <w:rFonts w:ascii="Cambria Math" w:eastAsia="함초롬바탕" w:hAnsi="Cambria Math"/>
                        <w:i/>
                      </w:rPr>
                    </m:ctrlPr>
                  </m:naryPr>
                  <m:sub>
                    <m:r>
                      <w:rPr>
                        <w:rFonts w:ascii="Cambria Math" w:eastAsia="함초롬바탕" w:hAnsi="Cambria Math"/>
                      </w:rPr>
                      <m:t>0</m:t>
                    </m:r>
                  </m:sub>
                  <m:sup>
                    <m:r>
                      <w:rPr>
                        <w:rFonts w:ascii="Cambria Math" w:eastAsia="함초롬바탕" w:hAnsi="Cambria Math"/>
                      </w:rPr>
                      <m:t>∞</m:t>
                    </m:r>
                  </m:sup>
                  <m:e>
                    <m:d>
                      <m:dPr>
                        <m:ctrlPr>
                          <w:rPr>
                            <w:rFonts w:ascii="Cambria Math" w:eastAsia="함초롬바탕" w:hAnsi="Cambria Math"/>
                            <w:i/>
                          </w:rPr>
                        </m:ctrlPr>
                      </m:dPr>
                      <m:e>
                        <m:sSup>
                          <m:sSupPr>
                            <m:ctrlPr>
                              <w:rPr>
                                <w:rFonts w:ascii="Cambria Math" w:eastAsia="함초롬바탕" w:hAnsi="Cambria Math"/>
                                <w:i/>
                              </w:rPr>
                            </m:ctrlPr>
                          </m:sSupPr>
                          <m:e>
                            <m:r>
                              <w:rPr>
                                <w:rFonts w:ascii="Cambria Math" w:eastAsia="함초롬바탕" w:hAnsi="Cambria Math"/>
                              </w:rPr>
                              <m:t>x</m:t>
                            </m:r>
                          </m:e>
                          <m:sup>
                            <m:r>
                              <w:rPr>
                                <w:rFonts w:ascii="Cambria Math" w:eastAsia="함초롬바탕" w:hAnsi="Cambria Math"/>
                              </w:rPr>
                              <m:t>*</m:t>
                            </m:r>
                          </m:sup>
                        </m:sSup>
                        <m:r>
                          <m:rPr>
                            <m:sty m:val="b"/>
                          </m:rPr>
                          <w:rPr>
                            <w:rFonts w:ascii="Cambria Math" w:eastAsia="함초롬바탕" w:hAnsi="Cambria Math"/>
                          </w:rPr>
                          <m:t>Q</m:t>
                        </m:r>
                        <m:r>
                          <w:rPr>
                            <w:rFonts w:ascii="Cambria Math" w:eastAsia="함초롬바탕" w:hAnsi="Cambria Math"/>
                          </w:rPr>
                          <m:t>x+</m:t>
                        </m:r>
                        <m:sSup>
                          <m:sSupPr>
                            <m:ctrlPr>
                              <w:rPr>
                                <w:rFonts w:ascii="Cambria Math" w:eastAsia="함초롬바탕" w:hAnsi="Cambria Math"/>
                                <w:i/>
                              </w:rPr>
                            </m:ctrlPr>
                          </m:sSupPr>
                          <m:e>
                            <m:r>
                              <w:rPr>
                                <w:rFonts w:ascii="Cambria Math" w:eastAsia="함초롬바탕" w:hAnsi="Cambria Math"/>
                              </w:rPr>
                              <m:t>u</m:t>
                            </m:r>
                          </m:e>
                          <m:sup>
                            <m:r>
                              <w:rPr>
                                <w:rFonts w:ascii="Cambria Math" w:eastAsia="함초롬바탕" w:hAnsi="Cambria Math"/>
                              </w:rPr>
                              <m:t>*</m:t>
                            </m:r>
                          </m:sup>
                        </m:sSup>
                        <m:r>
                          <m:rPr>
                            <m:sty m:val="b"/>
                          </m:rPr>
                          <w:rPr>
                            <w:rFonts w:ascii="Cambria Math" w:eastAsia="함초롬바탕" w:hAnsi="Cambria Math"/>
                          </w:rPr>
                          <m:t>R</m:t>
                        </m:r>
                        <m:r>
                          <w:rPr>
                            <w:rFonts w:ascii="Cambria Math" w:eastAsia="함초롬바탕" w:hAnsi="Cambria Math"/>
                          </w:rPr>
                          <m:t>u</m:t>
                        </m:r>
                      </m:e>
                    </m:d>
                    <m:r>
                      <w:rPr>
                        <w:rFonts w:ascii="Cambria Math" w:eastAsia="함초롬바탕" w:hAnsi="Cambria Math"/>
                      </w:rPr>
                      <m:t>dt</m:t>
                    </m:r>
                  </m:e>
                </m:nary>
              </m:oMath>
            </m:oMathPara>
          </w:p>
        </w:tc>
        <w:tc>
          <w:tcPr>
            <w:tcW w:w="274" w:type="pct"/>
            <w:vAlign w:val="center"/>
          </w:tcPr>
          <w:p w14:paraId="3EFED489" w14:textId="77777777" w:rsidR="007703AC" w:rsidRPr="003030D2" w:rsidRDefault="007703AC" w:rsidP="007703AC">
            <w:pPr>
              <w:pStyle w:val="MDPI3aequationnumber"/>
              <w:spacing w:line="260" w:lineRule="atLeast"/>
            </w:pPr>
            <w:r w:rsidRPr="003030D2">
              <w:t>(</w:t>
            </w:r>
            <w:r>
              <w:t>21</w:t>
            </w:r>
            <w:r w:rsidRPr="003030D2">
              <w:t>)</w:t>
            </w:r>
          </w:p>
        </w:tc>
      </w:tr>
    </w:tbl>
    <w:p w14:paraId="2E1DB089" w14:textId="77777777" w:rsidR="007703AC" w:rsidRPr="002243C7" w:rsidRDefault="007703AC" w:rsidP="002243C7">
      <w:pPr>
        <w:ind w:firstLine="204"/>
        <w:rPr>
          <w:rFonts w:eastAsia="함초롬바탕"/>
          <w:lang w:eastAsia="ko-KR"/>
        </w:rPr>
      </w:pPr>
      <w:r w:rsidRPr="002243C7">
        <w:rPr>
          <w:rFonts w:eastAsia="함초롬바탕"/>
          <w:lang w:eastAsia="ko-KR"/>
        </w:rPr>
        <w:t>where Q is a positive-</w:t>
      </w:r>
      <w:proofErr w:type="gramStart"/>
      <w:r w:rsidRPr="002243C7">
        <w:rPr>
          <w:rFonts w:eastAsia="함초롬바탕"/>
          <w:lang w:eastAsia="ko-KR"/>
        </w:rPr>
        <w:t>definite(</w:t>
      </w:r>
      <w:proofErr w:type="gramEnd"/>
      <w:r w:rsidRPr="002243C7">
        <w:rPr>
          <w:rFonts w:eastAsia="함초롬바탕"/>
          <w:lang w:eastAsia="ko-KR"/>
        </w:rPr>
        <w:t>or positive-semidefinite) Hermitian or real symmetric matrix and R is a positive-definite Hermitian or real symmetric matrix. The matrices Q and R determine the relative importance of the error and the expenditure of this energy.</w:t>
      </w:r>
    </w:p>
    <w:p w14:paraId="440A4F83" w14:textId="77777777" w:rsidR="007703AC" w:rsidRPr="002243C7" w:rsidRDefault="007703AC" w:rsidP="002243C7">
      <w:pPr>
        <w:ind w:firstLine="204"/>
        <w:rPr>
          <w:rFonts w:eastAsia="함초롬바탕"/>
          <w:lang w:eastAsia="ko-KR"/>
        </w:rPr>
      </w:pPr>
      <w:r w:rsidRPr="002243C7">
        <w:rPr>
          <w:rFonts w:eastAsia="함초롬바탕"/>
          <w:lang w:eastAsia="ko-KR"/>
        </w:rPr>
        <w:t>In the CCWS, the FW outlet temperature of the 3-way valve and the FW outlet temperature of the HEX should be kept constant.</w:t>
      </w:r>
      <w:r w:rsidRPr="00A12A9F">
        <w:rPr>
          <w:rFonts w:eastAsia="함초롬바탕"/>
          <w:lang w:eastAsia="ko-KR"/>
        </w:rPr>
        <w:t xml:space="preserve"> </w:t>
      </w:r>
      <w:r w:rsidRPr="00BC7DF9">
        <w:rPr>
          <w:rFonts w:eastAsia="함초롬바탕"/>
          <w:lang w:eastAsia="ko-KR"/>
        </w:rPr>
        <w:t xml:space="preserve">Therefore, referring to </w:t>
      </w:r>
      <w:r>
        <w:rPr>
          <w:rFonts w:eastAsia="함초롬바탕"/>
          <w:lang w:eastAsia="ko-KR"/>
        </w:rPr>
        <w:t>e</w:t>
      </w:r>
      <w:r w:rsidRPr="00BC7DF9">
        <w:rPr>
          <w:rFonts w:eastAsia="함초롬바탕"/>
          <w:lang w:eastAsia="ko-KR"/>
        </w:rPr>
        <w:t xml:space="preserve">quation (11), the value of the matrix Q corresponding to </w:t>
      </w:r>
      <m:oMath>
        <m:sSub>
          <m:sSubPr>
            <m:ctrlPr>
              <w:rPr>
                <w:rFonts w:ascii="Cambria Math" w:eastAsia="함초롬바탕" w:hAnsi="Cambria Math"/>
                <w:lang w:eastAsia="ko-KR"/>
              </w:rPr>
            </m:ctrlPr>
          </m:sSubPr>
          <m:e>
            <m:r>
              <w:rPr>
                <w:rFonts w:ascii="Cambria Math" w:eastAsia="함초롬바탕" w:hAnsi="Cambria Math"/>
                <w:lang w:eastAsia="ko-KR"/>
              </w:rPr>
              <m:t>T</m:t>
            </m:r>
          </m:e>
          <m:sub>
            <m:r>
              <w:rPr>
                <w:rFonts w:ascii="Cambria Math" w:eastAsia="함초롬바탕" w:hAnsi="Cambria Math"/>
                <w:lang w:eastAsia="ko-KR"/>
              </w:rPr>
              <m:t>ho</m:t>
            </m:r>
          </m:sub>
        </m:sSub>
        <m:r>
          <m:rPr>
            <m:sty m:val="p"/>
          </m:rPr>
          <w:rPr>
            <w:rFonts w:ascii="Cambria Math" w:eastAsia="함초롬바탕" w:hAnsi="Cambria Math"/>
            <w:lang w:eastAsia="ko-KR"/>
          </w:rPr>
          <m:t xml:space="preserve"> </m:t>
        </m:r>
      </m:oMath>
      <w:r w:rsidRPr="00BC7DF9">
        <w:rPr>
          <w:rFonts w:eastAsia="함초롬바탕"/>
          <w:lang w:eastAsia="ko-KR"/>
        </w:rPr>
        <w:t xml:space="preserve">and </w:t>
      </w:r>
      <m:oMath>
        <m:sSub>
          <m:sSubPr>
            <m:ctrlPr>
              <w:rPr>
                <w:rFonts w:ascii="Cambria Math" w:eastAsia="함초롬바탕" w:hAnsi="Cambria Math"/>
                <w:lang w:eastAsia="ko-KR"/>
              </w:rPr>
            </m:ctrlPr>
          </m:sSubPr>
          <m:e>
            <m:r>
              <w:rPr>
                <w:rFonts w:ascii="Cambria Math" w:eastAsia="함초롬바탕" w:hAnsi="Cambria Math"/>
                <w:lang w:eastAsia="ko-KR"/>
              </w:rPr>
              <m:t>T</m:t>
            </m:r>
          </m:e>
          <m:sub>
            <m:r>
              <w:rPr>
                <w:rFonts w:ascii="Cambria Math" w:eastAsia="함초롬바탕" w:hAnsi="Cambria Math"/>
                <w:lang w:eastAsia="ko-KR"/>
              </w:rPr>
              <m:t>out</m:t>
            </m:r>
          </m:sub>
        </m:sSub>
      </m:oMath>
      <w:r>
        <w:rPr>
          <w:rFonts w:eastAsia="함초롬바탕" w:hint="eastAsia"/>
          <w:lang w:eastAsia="ko-KR"/>
        </w:rPr>
        <w:t xml:space="preserve"> </w:t>
      </w:r>
      <w:r w:rsidRPr="00BC7DF9">
        <w:rPr>
          <w:rFonts w:eastAsia="함초롬바탕"/>
          <w:lang w:eastAsia="ko-KR"/>
        </w:rPr>
        <w:t xml:space="preserve">is increased to 1000 and set as </w:t>
      </w:r>
      <w:r>
        <w:rPr>
          <w:rFonts w:eastAsia="함초롬바탕"/>
          <w:lang w:eastAsia="ko-KR"/>
        </w:rPr>
        <w:t>e</w:t>
      </w:r>
      <w:r w:rsidRPr="00BC7DF9">
        <w:rPr>
          <w:rFonts w:eastAsia="함초롬바탕"/>
          <w:lang w:eastAsia="ko-KR"/>
        </w:rPr>
        <w:t>quation (22)</w:t>
      </w:r>
      <w:r w:rsidRPr="002243C7">
        <w:rPr>
          <w:rFonts w:eastAsia="함초롬바탕" w:hint="eastAsia"/>
          <w:lang w:eastAsia="ko-KR"/>
        </w:rPr>
        <w:t>.</w:t>
      </w:r>
      <w:r w:rsidRPr="002243C7">
        <w:rPr>
          <w:rFonts w:eastAsia="함초롬바탕"/>
          <w:lang w:eastAsia="ko-KR"/>
        </w:rPr>
        <w:t xml:space="preserve"> The matrix R is set as shown in equation (23).</w:t>
      </w:r>
    </w:p>
    <w:tbl>
      <w:tblPr>
        <w:tblW w:w="5000" w:type="pct"/>
        <w:tblCellMar>
          <w:left w:w="0" w:type="dxa"/>
          <w:right w:w="0" w:type="dxa"/>
        </w:tblCellMar>
        <w:tblLook w:val="04A0" w:firstRow="1" w:lastRow="0" w:firstColumn="1" w:lastColumn="0" w:noHBand="0" w:noVBand="1"/>
      </w:tblPr>
      <w:tblGrid>
        <w:gridCol w:w="7851"/>
        <w:gridCol w:w="455"/>
      </w:tblGrid>
      <w:tr w:rsidR="007703AC" w:rsidRPr="00754C37" w14:paraId="715DEDF8" w14:textId="77777777" w:rsidTr="00EE335C">
        <w:tc>
          <w:tcPr>
            <w:tcW w:w="4726" w:type="pct"/>
          </w:tcPr>
          <w:p w14:paraId="5A9922F7" w14:textId="77777777" w:rsidR="007703AC" w:rsidRPr="00442FB4" w:rsidRDefault="007703AC" w:rsidP="007703AC">
            <w:pPr>
              <w:pStyle w:val="MDPI39equation"/>
              <w:rPr>
                <w:rFonts w:ascii="함초롬바탕" w:eastAsia="함초롬바탕" w:hAnsi="함초롬바탕" w:cs="함초롬바탕"/>
                <w:b/>
                <w:bCs/>
                <w:lang w:eastAsia="ko-KR"/>
              </w:rPr>
            </w:pPr>
            <m:oMathPara>
              <m:oMath>
                <m:r>
                  <m:rPr>
                    <m:sty m:val="b"/>
                  </m:rPr>
                  <w:rPr>
                    <w:rFonts w:ascii="Cambria Math" w:eastAsia="함초롬바탕" w:hAnsi="Cambria Math" w:cs="함초롬바탕"/>
                    <w:lang w:eastAsia="ko-KR"/>
                  </w:rPr>
                  <m:t>Q</m:t>
                </m:r>
                <m:r>
                  <w:rPr>
                    <w:rFonts w:ascii="Cambria Math" w:eastAsia="함초롬바탕" w:hAnsi="Cambria Math" w:cs="함초롬바탕"/>
                    <w:lang w:eastAsia="ko-KR"/>
                  </w:rPr>
                  <m:t>=</m:t>
                </m:r>
                <m:d>
                  <m:dPr>
                    <m:begChr m:val="["/>
                    <m:endChr m:val="]"/>
                    <m:ctrlPr>
                      <w:rPr>
                        <w:rFonts w:ascii="Cambria Math" w:eastAsia="함초롬바탕" w:hAnsi="Cambria Math"/>
                        <w:i/>
                      </w:rPr>
                    </m:ctrlPr>
                  </m:dPr>
                  <m:e>
                    <m:m>
                      <m:mPr>
                        <m:mcs>
                          <m:mc>
                            <m:mcPr>
                              <m:count m:val="3"/>
                              <m:mcJc m:val="center"/>
                            </m:mcPr>
                          </m:mc>
                        </m:mcs>
                        <m:ctrlPr>
                          <w:rPr>
                            <w:rFonts w:ascii="Cambria Math" w:eastAsia="함초롬바탕" w:hAnsi="Cambria Math"/>
                            <w:i/>
                          </w:rPr>
                        </m:ctrlPr>
                      </m:mPr>
                      <m:mr>
                        <m:e>
                          <m:r>
                            <w:rPr>
                              <w:rFonts w:ascii="Cambria Math" w:eastAsia="함초롬바탕" w:hAnsi="Cambria Math"/>
                            </w:rPr>
                            <m:t>1000</m:t>
                          </m:r>
                        </m:e>
                        <m:e>
                          <m:r>
                            <w:rPr>
                              <w:rFonts w:ascii="Cambria Math" w:eastAsia="함초롬바탕" w:hAnsi="Cambria Math"/>
                            </w:rPr>
                            <m:t>0</m:t>
                          </m:r>
                        </m:e>
                        <m:e>
                          <m:r>
                            <w:rPr>
                              <w:rFonts w:ascii="Cambria Math" w:eastAsia="함초롬바탕" w:hAnsi="Cambria Math"/>
                            </w:rPr>
                            <m:t>0</m:t>
                          </m:r>
                        </m:e>
                      </m:mr>
                      <m:mr>
                        <m:e>
                          <m:r>
                            <w:rPr>
                              <w:rFonts w:ascii="Cambria Math" w:eastAsia="함초롬바탕" w:hAnsi="Cambria Math"/>
                            </w:rPr>
                            <m:t>0</m:t>
                          </m:r>
                        </m:e>
                        <m:e>
                          <m:r>
                            <w:rPr>
                              <w:rFonts w:ascii="Cambria Math" w:eastAsia="함초롬바탕" w:hAnsi="Cambria Math"/>
                            </w:rPr>
                            <m:t>1</m:t>
                          </m:r>
                        </m:e>
                        <m:e>
                          <m:r>
                            <w:rPr>
                              <w:rFonts w:ascii="Cambria Math" w:eastAsia="함초롬바탕" w:hAnsi="Cambria Math"/>
                            </w:rPr>
                            <m:t>0</m:t>
                          </m:r>
                        </m:e>
                      </m:mr>
                      <m:mr>
                        <m:e>
                          <m:r>
                            <w:rPr>
                              <w:rFonts w:ascii="Cambria Math" w:eastAsia="함초롬바탕" w:hAnsi="Cambria Math"/>
                            </w:rPr>
                            <m:t>0</m:t>
                          </m:r>
                        </m:e>
                        <m:e>
                          <m:r>
                            <w:rPr>
                              <w:rFonts w:ascii="Cambria Math" w:eastAsia="함초롬바탕" w:hAnsi="Cambria Math"/>
                            </w:rPr>
                            <m:t>0</m:t>
                          </m:r>
                        </m:e>
                        <m:e>
                          <m:r>
                            <w:rPr>
                              <w:rFonts w:ascii="Cambria Math" w:eastAsia="함초롬바탕" w:hAnsi="Cambria Math"/>
                            </w:rPr>
                            <m:t>1000</m:t>
                          </m:r>
                        </m:e>
                      </m:mr>
                    </m:m>
                  </m:e>
                </m:d>
              </m:oMath>
            </m:oMathPara>
          </w:p>
        </w:tc>
        <w:tc>
          <w:tcPr>
            <w:tcW w:w="274" w:type="pct"/>
            <w:vAlign w:val="center"/>
          </w:tcPr>
          <w:p w14:paraId="3FDF376C" w14:textId="77777777" w:rsidR="007703AC" w:rsidRPr="003030D2" w:rsidRDefault="007703AC" w:rsidP="007703AC">
            <w:pPr>
              <w:pStyle w:val="MDPI3aequationnumber"/>
              <w:spacing w:line="260" w:lineRule="atLeast"/>
            </w:pPr>
            <w:r w:rsidRPr="003030D2">
              <w:t>(</w:t>
            </w:r>
            <w:r>
              <w:t>22</w:t>
            </w:r>
            <w:r w:rsidRPr="003030D2">
              <w:t>)</w:t>
            </w:r>
          </w:p>
        </w:tc>
      </w:tr>
      <w:tr w:rsidR="007703AC" w:rsidRPr="00754C37" w14:paraId="72ED9C06" w14:textId="77777777" w:rsidTr="00EE335C">
        <w:tc>
          <w:tcPr>
            <w:tcW w:w="4726" w:type="pct"/>
          </w:tcPr>
          <w:p w14:paraId="3B7F24BA" w14:textId="77777777" w:rsidR="007703AC" w:rsidRPr="00EF3D65" w:rsidRDefault="007703AC" w:rsidP="007703AC">
            <w:pPr>
              <w:pStyle w:val="MDPI39equation"/>
              <w:rPr>
                <w:rFonts w:eastAsia="맑은 고딕"/>
                <w:lang w:eastAsia="ko-KR"/>
              </w:rPr>
            </w:pPr>
            <m:oMathPara>
              <m:oMath>
                <m:r>
                  <m:rPr>
                    <m:sty m:val="b"/>
                  </m:rPr>
                  <w:rPr>
                    <w:rFonts w:ascii="Cambria Math" w:eastAsia="함초롬바탕" w:hAnsi="Cambria Math"/>
                  </w:rPr>
                  <m:t>R</m:t>
                </m:r>
                <m:r>
                  <w:rPr>
                    <w:rFonts w:ascii="Cambria Math" w:eastAsia="함초롬바탕" w:hAnsi="Cambria Math"/>
                  </w:rPr>
                  <m:t>=</m:t>
                </m:r>
                <m:d>
                  <m:dPr>
                    <m:begChr m:val="["/>
                    <m:endChr m:val="]"/>
                    <m:ctrlPr>
                      <w:rPr>
                        <w:rFonts w:ascii="Cambria Math" w:eastAsia="함초롬바탕" w:hAnsi="Cambria Math"/>
                        <w:i/>
                      </w:rPr>
                    </m:ctrlPr>
                  </m:dPr>
                  <m:e>
                    <m:m>
                      <m:mPr>
                        <m:mcs>
                          <m:mc>
                            <m:mcPr>
                              <m:count m:val="2"/>
                              <m:mcJc m:val="center"/>
                            </m:mcPr>
                          </m:mc>
                        </m:mcs>
                        <m:ctrlPr>
                          <w:rPr>
                            <w:rFonts w:ascii="Cambria Math" w:eastAsia="함초롬바탕" w:hAnsi="Cambria Math"/>
                            <w:i/>
                          </w:rPr>
                        </m:ctrlPr>
                      </m:mPr>
                      <m:mr>
                        <m:e>
                          <m:r>
                            <w:rPr>
                              <w:rFonts w:ascii="Cambria Math" w:eastAsia="함초롬바탕" w:hAnsi="Cambria Math"/>
                            </w:rPr>
                            <m:t>1</m:t>
                          </m:r>
                        </m:e>
                        <m:e>
                          <m:r>
                            <w:rPr>
                              <w:rFonts w:ascii="Cambria Math" w:eastAsia="함초롬바탕" w:hAnsi="Cambria Math"/>
                            </w:rPr>
                            <m:t>0</m:t>
                          </m:r>
                        </m:e>
                      </m:mr>
                      <m:mr>
                        <m:e>
                          <m:r>
                            <w:rPr>
                              <w:rFonts w:ascii="Cambria Math" w:eastAsia="함초롬바탕" w:hAnsi="Cambria Math"/>
                            </w:rPr>
                            <m:t>0</m:t>
                          </m:r>
                        </m:e>
                        <m:e>
                          <m:r>
                            <w:rPr>
                              <w:rFonts w:ascii="Cambria Math" w:eastAsia="함초롬바탕" w:hAnsi="Cambria Math"/>
                            </w:rPr>
                            <m:t>1</m:t>
                          </m:r>
                        </m:e>
                      </m:mr>
                    </m:m>
                  </m:e>
                </m:d>
              </m:oMath>
            </m:oMathPara>
          </w:p>
        </w:tc>
        <w:tc>
          <w:tcPr>
            <w:tcW w:w="274" w:type="pct"/>
            <w:vAlign w:val="center"/>
          </w:tcPr>
          <w:p w14:paraId="17B0C120" w14:textId="77777777" w:rsidR="007703AC" w:rsidRPr="003030D2" w:rsidRDefault="007703AC" w:rsidP="007703AC">
            <w:pPr>
              <w:pStyle w:val="MDPI3aequationnumber"/>
              <w:spacing w:line="260" w:lineRule="atLeast"/>
            </w:pPr>
            <w:r w:rsidRPr="003030D2">
              <w:t>(</w:t>
            </w:r>
            <w:r>
              <w:t>23</w:t>
            </w:r>
            <w:r w:rsidRPr="003030D2">
              <w:t>)</w:t>
            </w:r>
          </w:p>
        </w:tc>
      </w:tr>
    </w:tbl>
    <w:p w14:paraId="20878340" w14:textId="77777777" w:rsidR="007703AC" w:rsidRPr="002243C7" w:rsidRDefault="007703AC" w:rsidP="002243C7">
      <w:pPr>
        <w:ind w:firstLine="204"/>
        <w:rPr>
          <w:rFonts w:eastAsia="함초롬바탕"/>
          <w:lang w:eastAsia="ko-KR"/>
        </w:rPr>
      </w:pPr>
      <w:r w:rsidRPr="002243C7">
        <w:rPr>
          <w:rFonts w:eastAsia="함초롬바탕"/>
          <w:lang w:eastAsia="ko-KR"/>
        </w:rPr>
        <w:t xml:space="preserve">Equation (24) is obtained when the </w:t>
      </w:r>
      <w:proofErr w:type="spellStart"/>
      <w:r w:rsidRPr="003F69EB">
        <w:rPr>
          <w:rFonts w:eastAsia="함초롬바탕"/>
          <w:lang w:eastAsia="ko-KR"/>
        </w:rPr>
        <w:t>matrice</w:t>
      </w:r>
      <w:proofErr w:type="spellEnd"/>
      <w:r w:rsidRPr="003F69EB">
        <w:rPr>
          <w:rFonts w:eastAsia="함초롬바탕"/>
          <w:lang w:eastAsia="ko-KR"/>
        </w:rPr>
        <w:t xml:space="preserve"> </w:t>
      </w:r>
      <w:r w:rsidRPr="002243C7">
        <w:rPr>
          <w:rFonts w:eastAsia="함초롬바탕"/>
          <w:lang w:eastAsia="ko-KR"/>
        </w:rPr>
        <w:t>K minimizes t the performance index J.</w:t>
      </w:r>
    </w:p>
    <w:tbl>
      <w:tblPr>
        <w:tblW w:w="5000" w:type="pct"/>
        <w:tblCellMar>
          <w:left w:w="0" w:type="dxa"/>
          <w:right w:w="0" w:type="dxa"/>
        </w:tblCellMar>
        <w:tblLook w:val="04A0" w:firstRow="1" w:lastRow="0" w:firstColumn="1" w:lastColumn="0" w:noHBand="0" w:noVBand="1"/>
      </w:tblPr>
      <w:tblGrid>
        <w:gridCol w:w="7851"/>
        <w:gridCol w:w="455"/>
      </w:tblGrid>
      <w:tr w:rsidR="007703AC" w:rsidRPr="00754C37" w14:paraId="7604C871" w14:textId="77777777" w:rsidTr="00EE335C">
        <w:tc>
          <w:tcPr>
            <w:tcW w:w="4726" w:type="pct"/>
          </w:tcPr>
          <w:p w14:paraId="09C2E57A" w14:textId="77777777" w:rsidR="007703AC" w:rsidRPr="00442FB4" w:rsidRDefault="007703AC" w:rsidP="007703AC">
            <w:pPr>
              <w:pStyle w:val="MDPI39equation"/>
              <w:rPr>
                <w:rFonts w:ascii="함초롬바탕" w:eastAsia="함초롬바탕" w:hAnsi="함초롬바탕" w:cs="함초롬바탕"/>
                <w:b/>
                <w:bCs/>
                <w:lang w:eastAsia="ko-KR"/>
              </w:rPr>
            </w:pPr>
            <m:oMathPara>
              <m:oMath>
                <m:r>
                  <m:rPr>
                    <m:sty m:val="b"/>
                  </m:rPr>
                  <w:rPr>
                    <w:rFonts w:ascii="Cambria Math" w:eastAsia="함초롬바탕" w:hAnsi="Cambria Math" w:cs="함초롬바탕"/>
                    <w:lang w:eastAsia="ko-KR"/>
                  </w:rPr>
                  <m:t>K</m:t>
                </m:r>
                <m:r>
                  <w:rPr>
                    <w:rFonts w:ascii="Cambria Math" w:eastAsia="함초롬바탕" w:hAnsi="Cambria Math" w:cs="함초롬바탕"/>
                    <w:lang w:eastAsia="ko-KR"/>
                  </w:rPr>
                  <m:t>=</m:t>
                </m:r>
                <m:d>
                  <m:dPr>
                    <m:begChr m:val="["/>
                    <m:endChr m:val="]"/>
                    <m:ctrlPr>
                      <w:rPr>
                        <w:rFonts w:ascii="Cambria Math" w:eastAsia="함초롬바탕" w:hAnsi="Cambria Math"/>
                        <w:i/>
                      </w:rPr>
                    </m:ctrlPr>
                  </m:dPr>
                  <m:e>
                    <m:m>
                      <m:mPr>
                        <m:mcs>
                          <m:mc>
                            <m:mcPr>
                              <m:count m:val="3"/>
                              <m:mcJc m:val="center"/>
                            </m:mcPr>
                          </m:mc>
                        </m:mcs>
                        <m:ctrlPr>
                          <w:rPr>
                            <w:rFonts w:ascii="Cambria Math" w:eastAsia="함초롬바탕" w:hAnsi="Cambria Math"/>
                            <w:i/>
                          </w:rPr>
                        </m:ctrlPr>
                      </m:mPr>
                      <m:mr>
                        <m:e>
                          <m:r>
                            <m:rPr>
                              <m:sty m:val="p"/>
                            </m:rPr>
                            <w:rPr>
                              <w:rFonts w:ascii="Cambria Math" w:eastAsia="함초롬바탕" w:hAnsi="Cambria Math" w:cs="함초롬바탕"/>
                              <w:lang w:eastAsia="ko-KR"/>
                            </w:rPr>
                            <m:t>-14.4904</m:t>
                          </m:r>
                        </m:e>
                        <m:e>
                          <m:r>
                            <m:rPr>
                              <m:sty m:val="p"/>
                            </m:rPr>
                            <w:rPr>
                              <w:rFonts w:ascii="Cambria Math" w:eastAsia="함초롬바탕" w:hAnsi="Cambria Math" w:cs="함초롬바탕"/>
                              <w:lang w:eastAsia="ko-KR"/>
                            </w:rPr>
                            <m:t>-8.9847</m:t>
                          </m:r>
                        </m:e>
                        <m:e>
                          <m:r>
                            <m:rPr>
                              <m:sty m:val="p"/>
                            </m:rPr>
                            <w:rPr>
                              <w:rFonts w:ascii="Cambria Math" w:eastAsia="함초롬바탕" w:hAnsi="Cambria Math" w:cs="함초롬바탕"/>
                              <w:lang w:eastAsia="ko-KR"/>
                            </w:rPr>
                            <m:t>-0.7468</m:t>
                          </m:r>
                        </m:e>
                      </m:mr>
                      <m:mr>
                        <m:e>
                          <m:r>
                            <m:rPr>
                              <m:sty m:val="p"/>
                            </m:rPr>
                            <w:rPr>
                              <w:rFonts w:ascii="Cambria Math" w:eastAsia="함초롬바탕" w:hAnsi="Cambria Math" w:cs="함초롬바탕"/>
                              <w:lang w:eastAsia="ko-KR"/>
                            </w:rPr>
                            <m:t>10.2225</m:t>
                          </m:r>
                        </m:e>
                        <m:e>
                          <m:r>
                            <m:rPr>
                              <m:sty m:val="p"/>
                            </m:rPr>
                            <w:rPr>
                              <w:rFonts w:ascii="Cambria Math" w:eastAsia="함초롬바탕" w:hAnsi="Cambria Math" w:cs="함초롬바탕"/>
                              <w:lang w:eastAsia="ko-KR"/>
                            </w:rPr>
                            <m:t>3.8665</m:t>
                          </m:r>
                        </m:e>
                        <m:e>
                          <m:r>
                            <m:rPr>
                              <m:sty m:val="p"/>
                            </m:rPr>
                            <w:rPr>
                              <w:rFonts w:ascii="Cambria Math" w:eastAsia="함초롬바탕" w:hAnsi="Cambria Math" w:cs="함초롬바탕"/>
                              <w:lang w:eastAsia="ko-KR"/>
                            </w:rPr>
                            <m:t>-30.9304</m:t>
                          </m:r>
                        </m:e>
                      </m:mr>
                    </m:m>
                  </m:e>
                </m:d>
              </m:oMath>
            </m:oMathPara>
          </w:p>
        </w:tc>
        <w:tc>
          <w:tcPr>
            <w:tcW w:w="274" w:type="pct"/>
            <w:vAlign w:val="center"/>
          </w:tcPr>
          <w:p w14:paraId="14EA27C7" w14:textId="77777777" w:rsidR="007703AC" w:rsidRPr="003030D2" w:rsidRDefault="007703AC" w:rsidP="007703AC">
            <w:pPr>
              <w:pStyle w:val="MDPI3aequationnumber"/>
              <w:spacing w:line="260" w:lineRule="atLeast"/>
            </w:pPr>
            <w:r w:rsidRPr="003030D2">
              <w:t>(</w:t>
            </w:r>
            <w:r>
              <w:t>24</w:t>
            </w:r>
            <w:r w:rsidRPr="003030D2">
              <w:t>)</w:t>
            </w:r>
          </w:p>
        </w:tc>
      </w:tr>
    </w:tbl>
    <w:p w14:paraId="308A9E5F" w14:textId="77777777" w:rsidR="007703AC" w:rsidRPr="002243C7" w:rsidRDefault="007703AC" w:rsidP="002243C7">
      <w:pPr>
        <w:ind w:firstLine="204"/>
        <w:rPr>
          <w:rFonts w:eastAsia="함초롬바탕"/>
          <w:lang w:eastAsia="ko-KR"/>
        </w:rPr>
      </w:pPr>
      <w:r w:rsidRPr="002243C7">
        <w:rPr>
          <w:rFonts w:eastAsia="함초롬바탕"/>
          <w:lang w:eastAsia="ko-KR"/>
        </w:rPr>
        <w:t xml:space="preserve">The control gain K is a 2 by 3 matrix. As shown in </w:t>
      </w:r>
      <w:r w:rsidRPr="00EE335C">
        <w:rPr>
          <w:rFonts w:eastAsia="함초롬바탕"/>
          <w:b/>
          <w:lang w:eastAsia="ko-KR"/>
        </w:rPr>
        <w:t>Figure 14</w:t>
      </w:r>
      <w:r w:rsidRPr="002243C7">
        <w:rPr>
          <w:rFonts w:eastAsia="함초롬바탕"/>
          <w:lang w:eastAsia="ko-KR"/>
        </w:rPr>
        <w:t xml:space="preserve">, </w:t>
      </w:r>
      <w:r w:rsidRPr="002243C7">
        <w:rPr>
          <w:rFonts w:eastAsia="함초롬바탕" w:hint="eastAsia"/>
          <w:lang w:eastAsia="ko-KR"/>
        </w:rPr>
        <w:t>K</w:t>
      </w:r>
      <w:r w:rsidRPr="002243C7">
        <w:rPr>
          <w:rFonts w:eastAsia="함초롬바탕"/>
          <w:lang w:eastAsia="ko-KR"/>
        </w:rPr>
        <w:t xml:space="preserve">1 is the SW pump power frequency, u1 and </w:t>
      </w:r>
      <w:r w:rsidRPr="002243C7">
        <w:rPr>
          <w:rFonts w:eastAsia="함초롬바탕" w:hint="eastAsia"/>
          <w:lang w:eastAsia="ko-KR"/>
        </w:rPr>
        <w:t>K</w:t>
      </w:r>
      <w:r w:rsidRPr="002243C7">
        <w:rPr>
          <w:rFonts w:eastAsia="함초롬바탕"/>
          <w:lang w:eastAsia="ko-KR"/>
        </w:rPr>
        <w:t xml:space="preserve">2 are connected to the opening input </w:t>
      </w:r>
      <w:r w:rsidRPr="002243C7">
        <w:rPr>
          <w:rFonts w:eastAsia="함초롬바탕" w:hint="eastAsia"/>
          <w:lang w:eastAsia="ko-KR"/>
        </w:rPr>
        <w:t>u</w:t>
      </w:r>
      <w:r w:rsidRPr="002243C7">
        <w:rPr>
          <w:rFonts w:eastAsia="함초롬바탕"/>
          <w:lang w:eastAsia="ko-KR"/>
        </w:rPr>
        <w:t>2 of the 3-way valve.</w:t>
      </w:r>
    </w:p>
    <w:p w14:paraId="50EA7E26" w14:textId="77777777" w:rsidR="007703AC" w:rsidRPr="00851B4C" w:rsidRDefault="007703AC" w:rsidP="007703AC">
      <w:pPr>
        <w:pStyle w:val="MDPI52figure"/>
        <w:rPr>
          <w:rFonts w:eastAsia="굴림"/>
        </w:rPr>
      </w:pPr>
      <w:r>
        <w:rPr>
          <w:noProof/>
          <w:lang w:eastAsia="ko-KR" w:bidi="ar-SA"/>
        </w:rPr>
        <w:drawing>
          <wp:inline distT="0" distB="0" distL="0" distR="0" wp14:anchorId="38C905CA" wp14:editId="4BB076ED">
            <wp:extent cx="3616037" cy="938772"/>
            <wp:effectExtent l="0" t="0" r="381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21"/>
                    <a:srcRect t="14348"/>
                    <a:stretch/>
                  </pic:blipFill>
                  <pic:spPr bwMode="auto">
                    <a:xfrm>
                      <a:off x="0" y="0"/>
                      <a:ext cx="3690139" cy="958010"/>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4EF65743" w14:textId="77777777" w:rsidR="007703AC" w:rsidRDefault="007703AC" w:rsidP="007703AC">
      <w:pPr>
        <w:pStyle w:val="MDPI511onefigurecaption"/>
      </w:pPr>
      <w:r w:rsidRPr="00120881">
        <w:rPr>
          <w:rFonts w:hint="eastAsia"/>
          <w:b/>
          <w:bCs/>
          <w:lang w:eastAsia="ko-KR"/>
        </w:rPr>
        <w:t>Figure</w:t>
      </w:r>
      <w:r w:rsidRPr="00120881">
        <w:rPr>
          <w:b/>
          <w:bCs/>
        </w:rPr>
        <w:t xml:space="preserve"> </w:t>
      </w:r>
      <w:r>
        <w:rPr>
          <w:b/>
          <w:bCs/>
        </w:rPr>
        <w:t>14</w:t>
      </w:r>
      <w:r>
        <w:rPr>
          <w:rFonts w:hint="eastAsia"/>
          <w:lang w:eastAsia="ko-KR"/>
        </w:rPr>
        <w:t>.</w:t>
      </w:r>
      <w:r w:rsidRPr="00851B4C">
        <w:rPr>
          <w:lang w:eastAsia="ko-KR"/>
        </w:rPr>
        <w:t xml:space="preserve"> Optimal control diagram for </w:t>
      </w:r>
      <w:r w:rsidRPr="00AB329B">
        <w:t>central</w:t>
      </w:r>
      <w:r w:rsidRPr="00851B4C">
        <w:rPr>
          <w:lang w:eastAsia="ko-KR"/>
        </w:rPr>
        <w:t xml:space="preserve"> cooling system</w:t>
      </w:r>
    </w:p>
    <w:p w14:paraId="5B7E8EEA" w14:textId="77777777" w:rsidR="007703AC" w:rsidRPr="00AF65FA" w:rsidRDefault="007703AC" w:rsidP="007703AC">
      <w:pPr>
        <w:pStyle w:val="MDPI31text"/>
        <w:rPr>
          <w:rFonts w:ascii="함초롬바탕" w:eastAsia="함초롬바탕" w:hAnsi="함초롬바탕" w:cs="함초롬바탕"/>
          <w:lang w:eastAsia="ko-KR"/>
        </w:rPr>
      </w:pPr>
    </w:p>
    <w:p w14:paraId="213D7E3A" w14:textId="77777777" w:rsidR="007703AC" w:rsidRPr="00451628" w:rsidRDefault="007703AC" w:rsidP="00451628">
      <w:pPr>
        <w:pStyle w:val="SectionHeading"/>
      </w:pPr>
      <w:r w:rsidRPr="00451628">
        <w:rPr>
          <w:rFonts w:hint="eastAsia"/>
        </w:rPr>
        <w:t>4</w:t>
      </w:r>
      <w:r w:rsidRPr="00451628">
        <w:t xml:space="preserve">. </w:t>
      </w:r>
      <w:r w:rsidRPr="00451628">
        <w:rPr>
          <w:rFonts w:hint="eastAsia"/>
        </w:rPr>
        <w:t>S</w:t>
      </w:r>
      <w:r w:rsidRPr="00451628">
        <w:t>imulation Result</w:t>
      </w:r>
    </w:p>
    <w:p w14:paraId="4F203B08" w14:textId="5C8D44A7" w:rsidR="007703AC" w:rsidRPr="002243C7" w:rsidRDefault="007703AC" w:rsidP="002243C7">
      <w:pPr>
        <w:ind w:firstLine="204"/>
        <w:rPr>
          <w:rFonts w:eastAsia="함초롬바탕"/>
          <w:lang w:eastAsia="ko-KR"/>
        </w:rPr>
      </w:pPr>
      <w:r w:rsidRPr="002243C7">
        <w:rPr>
          <w:rFonts w:eastAsia="함초롬바탕"/>
          <w:lang w:eastAsia="ko-KR"/>
        </w:rPr>
        <w:t xml:space="preserve">The simulation results are compared between the PI and optimal controllers. The comparison target is the change in the FW outlet temperature of the 3-way valve, which indicates control performance, and the rotational speed of the SW pump, which is closely related to energy saving. In the </w:t>
      </w:r>
      <w:r w:rsidR="002243C7">
        <w:rPr>
          <w:rFonts w:eastAsia="함초롬바탕"/>
          <w:lang w:eastAsia="ko-KR"/>
        </w:rPr>
        <w:t>c</w:t>
      </w:r>
      <w:r w:rsidRPr="002243C7">
        <w:rPr>
          <w:rFonts w:eastAsia="함초롬바탕"/>
          <w:lang w:eastAsia="ko-KR"/>
        </w:rPr>
        <w:t xml:space="preserve">onfiguration of the CCWS in </w:t>
      </w:r>
      <w:r w:rsidRPr="00EE335C">
        <w:rPr>
          <w:rFonts w:eastAsia="함초롬바탕"/>
          <w:b/>
          <w:lang w:eastAsia="ko-KR"/>
        </w:rPr>
        <w:t>Figure 1</w:t>
      </w:r>
      <w:r w:rsidRPr="002243C7">
        <w:rPr>
          <w:rFonts w:eastAsia="함초롬바탕"/>
          <w:lang w:eastAsia="ko-KR"/>
        </w:rPr>
        <w:t xml:space="preserve">, referring to the SW temperature </w:t>
      </w:r>
      <w:sdt>
        <w:sdtPr>
          <w:rPr>
            <w:rFonts w:eastAsia="함초롬바탕"/>
            <w:lang w:eastAsia="ko-KR"/>
          </w:rPr>
          <w:alias w:val="Citation"/>
          <w:tag w:val="{&quot;referencesIds&quot;:[&quot;doc:62d6885d8f0898eb16ae7663&quot;],&quot;referencesOptions&quot;:{&quot;doc:62d6885d8f0898eb16ae7663&quot;:{&quot;author&quot;:true,&quot;year&quot;:true,&quot;pageReplace&quot;:&quot;&quot;,&quot;prefix&quot;:&quot;&quot;,&quot;suffix&quot;:&quot;&quot;}},&quot;hasBrokenReferences&quot;:false,&quot;hasManualEdits&quot;:false,&quot;citationType&quot;:&quot;inline&quot;,&quot;id&quot;:-1685200421,&quot;citationText&quot;:&quot;&lt;span style=\&quot;font-family:Palatino Linotype;font-size:13.333333333333332px;color:#000000\&quot;&gt;[34]&lt;/span&gt;&quot;}"/>
          <w:id w:val="-1685200421"/>
          <w:placeholder>
            <w:docPart w:val="F2AEF122ECF54B10BB4D05127560DF24"/>
          </w:placeholder>
        </w:sdtPr>
        <w:sdtContent>
          <w:r w:rsidRPr="002243C7">
            <w:rPr>
              <w:rFonts w:eastAsia="함초롬바탕"/>
              <w:lang w:eastAsia="ko-KR"/>
            </w:rPr>
            <w:t>[34]</w:t>
          </w:r>
        </w:sdtContent>
      </w:sdt>
      <w:r w:rsidRPr="002243C7">
        <w:rPr>
          <w:rFonts w:eastAsia="함초롬바탕"/>
          <w:lang w:eastAsia="ko-KR"/>
        </w:rPr>
        <w:t xml:space="preserve"> in the Korean offshore waters in spring and autumn, the SW input temperature is set to 23</w:t>
      </w:r>
      <w:r w:rsidRPr="002243C7">
        <w:rPr>
          <w:rFonts w:eastAsia="함초롬바탕" w:hint="eastAsia"/>
          <w:lang w:eastAsia="ko-KR"/>
        </w:rPr>
        <w:t>℃</w:t>
      </w:r>
      <w:r w:rsidRPr="002243C7">
        <w:rPr>
          <w:rFonts w:eastAsia="함초롬바탕"/>
          <w:lang w:eastAsia="ko-KR"/>
        </w:rPr>
        <w:t>. For the FW input temperature, referring to the heat balance data of the model ship</w:t>
      </w:r>
      <w:sdt>
        <w:sdtPr>
          <w:rPr>
            <w:rFonts w:eastAsia="함초롬바탕"/>
            <w:lang w:eastAsia="ko-KR"/>
          </w:rPr>
          <w:alias w:val="Citation"/>
          <w:tag w:val="{&quot;referencesIds&quot;:[&quot;doc:626944a28f0892490b0fed0b&quot;],&quot;referencesOptions&quot;:{&quot;doc:626944a28f0892490b0fed0b&quot;:{&quot;author&quot;:true,&quot;year&quot;:true,&quot;pageReplace&quot;:&quot;&quot;,&quot;prefix&quot;:&quot;&quot;,&quot;suffix&quot;:&quot;&quot;}},&quot;hasBrokenReferences&quot;:false,&quot;hasManualEdits&quot;:false,&quot;citationType&quot;:&quot;inline&quot;,&quot;id&quot;:-1139717295,&quot;citationText&quot;:&quot;&lt;span style=\&quot;font-family:Palatino Linotype;font-size:13.333333333333332px;color:#000000\&quot;&gt;[17]&lt;/span&gt;&quot;}"/>
          <w:id w:val="-1139717295"/>
          <w:placeholder>
            <w:docPart w:val="4A5DCA695EDD41A9A8B4108ED8A22547"/>
          </w:placeholder>
        </w:sdtPr>
        <w:sdtContent>
          <w:r w:rsidRPr="002243C7">
            <w:rPr>
              <w:rFonts w:eastAsia="함초롬바탕"/>
              <w:lang w:eastAsia="ko-KR"/>
            </w:rPr>
            <w:t>[17]</w:t>
          </w:r>
        </w:sdtContent>
      </w:sdt>
      <w:r w:rsidRPr="002243C7">
        <w:rPr>
          <w:rFonts w:eastAsia="함초롬바탕"/>
          <w:lang w:eastAsia="ko-KR"/>
        </w:rPr>
        <w:t>, step up from 39</w:t>
      </w:r>
      <w:r w:rsidRPr="002243C7">
        <w:rPr>
          <w:rFonts w:eastAsia="함초롬바탕" w:hint="eastAsia"/>
          <w:lang w:eastAsia="ko-KR"/>
        </w:rPr>
        <w:t>℃</w:t>
      </w:r>
      <w:r w:rsidRPr="002243C7">
        <w:rPr>
          <w:rFonts w:eastAsia="함초롬바탕"/>
          <w:lang w:eastAsia="ko-KR"/>
        </w:rPr>
        <w:t xml:space="preserve"> to 43</w:t>
      </w:r>
      <w:r w:rsidRPr="002243C7">
        <w:rPr>
          <w:rFonts w:eastAsia="함초롬바탕" w:hint="eastAsia"/>
          <w:lang w:eastAsia="ko-KR"/>
        </w:rPr>
        <w:t>℃</w:t>
      </w:r>
      <w:r w:rsidRPr="002243C7">
        <w:rPr>
          <w:rFonts w:eastAsia="함초롬바탕"/>
          <w:lang w:eastAsia="ko-KR"/>
        </w:rPr>
        <w:t xml:space="preserve"> by 2</w:t>
      </w:r>
      <w:r w:rsidRPr="002243C7">
        <w:rPr>
          <w:rFonts w:eastAsia="함초롬바탕" w:hint="eastAsia"/>
          <w:lang w:eastAsia="ko-KR"/>
        </w:rPr>
        <w:t>℃</w:t>
      </w:r>
      <w:r w:rsidRPr="002243C7">
        <w:rPr>
          <w:rFonts w:eastAsia="함초롬바탕"/>
          <w:lang w:eastAsia="ko-KR"/>
        </w:rPr>
        <w:t xml:space="preserve"> and then step down again in reverse. Each step interval is maintained at 200 seconds.</w:t>
      </w:r>
    </w:p>
    <w:p w14:paraId="22857215" w14:textId="77777777" w:rsidR="007703AC" w:rsidRDefault="007703AC" w:rsidP="007703AC">
      <w:pPr>
        <w:pStyle w:val="MDPI52figure"/>
        <w:rPr>
          <w:rFonts w:eastAsia="맑은 고딕"/>
        </w:rPr>
      </w:pPr>
      <w:r w:rsidRPr="001F2D4F">
        <w:rPr>
          <w:rFonts w:eastAsia="맑은 고딕"/>
        </w:rPr>
        <w:lastRenderedPageBreak/>
        <w:t xml:space="preserve"> </w:t>
      </w:r>
      <w:r w:rsidRPr="001F2D4F">
        <w:rPr>
          <w:rFonts w:eastAsia="맑은 고딕"/>
          <w:noProof/>
          <w:lang w:eastAsia="ko-KR" w:bidi="ar-SA"/>
        </w:rPr>
        <w:drawing>
          <wp:inline distT="0" distB="0" distL="0" distR="0" wp14:anchorId="16E2EEC8" wp14:editId="0EF24E0C">
            <wp:extent cx="4547121" cy="1884218"/>
            <wp:effectExtent l="0" t="0" r="0" b="1905"/>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6054" cy="1908638"/>
                    </a:xfrm>
                    <a:prstGeom prst="rect">
                      <a:avLst/>
                    </a:prstGeom>
                    <a:noFill/>
                    <a:ln>
                      <a:noFill/>
                    </a:ln>
                  </pic:spPr>
                </pic:pic>
              </a:graphicData>
            </a:graphic>
          </wp:inline>
        </w:drawing>
      </w:r>
    </w:p>
    <w:p w14:paraId="747650BD" w14:textId="77777777" w:rsidR="007703AC" w:rsidRDefault="007703AC" w:rsidP="007703AC">
      <w:pPr>
        <w:pStyle w:val="MDPI511onefigurecaption"/>
        <w:rPr>
          <w:lang w:eastAsia="ko-KR"/>
        </w:rPr>
      </w:pPr>
      <w:r w:rsidRPr="00AB329B">
        <w:rPr>
          <w:rFonts w:hint="eastAsia"/>
          <w:b/>
          <w:bCs/>
          <w:lang w:eastAsia="ko-KR"/>
        </w:rPr>
        <w:t>F</w:t>
      </w:r>
      <w:r w:rsidRPr="00AB329B">
        <w:rPr>
          <w:b/>
          <w:bCs/>
          <w:lang w:eastAsia="ko-KR"/>
        </w:rPr>
        <w:t>igure 1</w:t>
      </w:r>
      <w:r>
        <w:rPr>
          <w:b/>
          <w:bCs/>
          <w:lang w:eastAsia="ko-KR"/>
        </w:rPr>
        <w:t>5</w:t>
      </w:r>
      <w:r>
        <w:rPr>
          <w:lang w:eastAsia="ko-KR"/>
        </w:rPr>
        <w:t xml:space="preserve">. </w:t>
      </w:r>
      <w:r w:rsidRPr="00AB329B">
        <w:t>Comparing</w:t>
      </w:r>
      <w:r w:rsidRPr="00AB329B">
        <w:rPr>
          <w:lang w:eastAsia="ko-KR"/>
        </w:rPr>
        <w:t xml:space="preserve"> 3way-valve </w:t>
      </w:r>
      <w:r>
        <w:rPr>
          <w:lang w:eastAsia="ko-KR"/>
        </w:rPr>
        <w:t>FW</w:t>
      </w:r>
      <w:r w:rsidRPr="00AB329B">
        <w:rPr>
          <w:lang w:eastAsia="ko-KR"/>
        </w:rPr>
        <w:t xml:space="preserve"> out</w:t>
      </w:r>
      <w:r>
        <w:rPr>
          <w:lang w:eastAsia="ko-KR"/>
        </w:rPr>
        <w:t>let</w:t>
      </w:r>
      <w:r w:rsidRPr="00AB329B">
        <w:rPr>
          <w:lang w:eastAsia="ko-KR"/>
        </w:rPr>
        <w:t xml:space="preserve"> temperature </w:t>
      </w:r>
      <w:r w:rsidRPr="00AB329B">
        <w:t>between</w:t>
      </w:r>
      <w:r w:rsidRPr="00AB329B">
        <w:rPr>
          <w:lang w:eastAsia="ko-KR"/>
        </w:rPr>
        <w:t xml:space="preserve"> PI &amp; optimal control</w:t>
      </w:r>
    </w:p>
    <w:p w14:paraId="7A045CF1" w14:textId="77777777" w:rsidR="007703AC" w:rsidRPr="002243C7" w:rsidRDefault="007703AC" w:rsidP="002243C7">
      <w:pPr>
        <w:ind w:firstLine="204"/>
        <w:rPr>
          <w:rFonts w:eastAsia="함초롬바탕"/>
          <w:lang w:eastAsia="ko-KR"/>
        </w:rPr>
      </w:pPr>
      <w:r w:rsidRPr="00EE335C">
        <w:rPr>
          <w:rFonts w:eastAsia="함초롬바탕" w:hint="eastAsia"/>
          <w:b/>
          <w:lang w:eastAsia="ko-KR"/>
        </w:rPr>
        <w:t>Figure 15</w:t>
      </w:r>
      <w:r w:rsidRPr="002243C7">
        <w:rPr>
          <w:rFonts w:eastAsia="함초롬바탕" w:hint="eastAsia"/>
          <w:lang w:eastAsia="ko-KR"/>
        </w:rPr>
        <w:t xml:space="preserve"> </w:t>
      </w:r>
      <w:r w:rsidRPr="002243C7">
        <w:rPr>
          <w:rFonts w:eastAsia="함초롬바탕"/>
          <w:lang w:eastAsia="ko-KR"/>
        </w:rPr>
        <w:t>compares</w:t>
      </w:r>
      <w:r w:rsidRPr="002243C7">
        <w:rPr>
          <w:rFonts w:eastAsia="함초롬바탕" w:hint="eastAsia"/>
          <w:lang w:eastAsia="ko-KR"/>
        </w:rPr>
        <w:t xml:space="preserve"> the outlet </w:t>
      </w:r>
      <w:r w:rsidRPr="002243C7">
        <w:rPr>
          <w:rFonts w:eastAsia="함초롬바탕"/>
          <w:lang w:eastAsia="ko-KR"/>
        </w:rPr>
        <w:t>FW</w:t>
      </w:r>
      <w:r w:rsidRPr="002243C7">
        <w:rPr>
          <w:rFonts w:eastAsia="함초롬바탕" w:hint="eastAsia"/>
          <w:lang w:eastAsia="ko-KR"/>
        </w:rPr>
        <w:t xml:space="preserve"> temperature of the 3-way valve. When the </w:t>
      </w:r>
      <w:r w:rsidRPr="002243C7">
        <w:rPr>
          <w:rFonts w:eastAsia="함초롬바탕"/>
          <w:lang w:eastAsia="ko-KR"/>
        </w:rPr>
        <w:t>FW</w:t>
      </w:r>
      <w:r w:rsidRPr="002243C7">
        <w:rPr>
          <w:rFonts w:eastAsia="함초롬바탕" w:hint="eastAsia"/>
          <w:lang w:eastAsia="ko-KR"/>
        </w:rPr>
        <w:t xml:space="preserve"> temperature is entered step-up and step-down, it shows that both the PI controller and the optimal controller maintain the set temperature of 36</w:t>
      </w:r>
      <w:r w:rsidRPr="002243C7">
        <w:rPr>
          <w:rFonts w:eastAsia="함초롬바탕" w:hint="eastAsia"/>
          <w:lang w:eastAsia="ko-KR"/>
        </w:rPr>
        <w:t>℃</w:t>
      </w:r>
      <w:r w:rsidRPr="002243C7">
        <w:rPr>
          <w:rFonts w:eastAsia="함초롬바탕" w:hint="eastAsia"/>
          <w:lang w:eastAsia="ko-KR"/>
        </w:rPr>
        <w:t xml:space="preserve"> </w:t>
      </w:r>
      <w:r w:rsidRPr="002243C7">
        <w:rPr>
          <w:rFonts w:eastAsia="함초롬바탕"/>
          <w:lang w:eastAsia="ko-KR"/>
        </w:rPr>
        <w:t>well.</w:t>
      </w:r>
    </w:p>
    <w:p w14:paraId="146E742D" w14:textId="77777777" w:rsidR="007703AC" w:rsidRDefault="007703AC" w:rsidP="007703AC">
      <w:pPr>
        <w:pStyle w:val="MDPI31text"/>
        <w:ind w:left="0" w:firstLine="0"/>
        <w:jc w:val="center"/>
        <w:rPr>
          <w:rFonts w:eastAsia="맑은 고딕"/>
        </w:rPr>
      </w:pPr>
      <w:r w:rsidRPr="001F2D4F">
        <w:rPr>
          <w:rFonts w:eastAsia="맑은 고딕"/>
          <w:noProof/>
          <w:lang w:eastAsia="ko-KR" w:bidi="ar-SA"/>
        </w:rPr>
        <w:drawing>
          <wp:inline distT="0" distB="0" distL="0" distR="0" wp14:anchorId="66391EC7" wp14:editId="2CD387ED">
            <wp:extent cx="4259089" cy="1731819"/>
            <wp:effectExtent l="0" t="0" r="0" b="1905"/>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6406" cy="1751059"/>
                    </a:xfrm>
                    <a:prstGeom prst="rect">
                      <a:avLst/>
                    </a:prstGeom>
                    <a:noFill/>
                    <a:ln>
                      <a:noFill/>
                    </a:ln>
                  </pic:spPr>
                </pic:pic>
              </a:graphicData>
            </a:graphic>
          </wp:inline>
        </w:drawing>
      </w:r>
    </w:p>
    <w:p w14:paraId="6C6BA81A" w14:textId="77777777" w:rsidR="007703AC" w:rsidRPr="00566B53" w:rsidRDefault="007703AC" w:rsidP="007703AC">
      <w:pPr>
        <w:pStyle w:val="MDPI511onefigurecaption"/>
      </w:pPr>
      <w:r w:rsidRPr="00D90AC0">
        <w:rPr>
          <w:rFonts w:hint="eastAsia"/>
          <w:b/>
          <w:bCs/>
          <w:lang w:eastAsia="ko-KR"/>
        </w:rPr>
        <w:t>F</w:t>
      </w:r>
      <w:r w:rsidRPr="00D90AC0">
        <w:rPr>
          <w:b/>
          <w:bCs/>
          <w:lang w:eastAsia="ko-KR"/>
        </w:rPr>
        <w:t>igure 1</w:t>
      </w:r>
      <w:r>
        <w:rPr>
          <w:b/>
          <w:bCs/>
          <w:lang w:eastAsia="ko-KR"/>
        </w:rPr>
        <w:t>6</w:t>
      </w:r>
      <w:r>
        <w:rPr>
          <w:lang w:eastAsia="ko-KR"/>
        </w:rPr>
        <w:t xml:space="preserve">. </w:t>
      </w:r>
      <w:r>
        <w:rPr>
          <w:rFonts w:hint="eastAsia"/>
          <w:lang w:eastAsia="ko-KR"/>
        </w:rPr>
        <w:t>C</w:t>
      </w:r>
      <w:r>
        <w:rPr>
          <w:lang w:eastAsia="ko-KR"/>
        </w:rPr>
        <w:t>omparing 3way-valve openness between PI &amp; optimal control</w:t>
      </w:r>
    </w:p>
    <w:p w14:paraId="791CF1C4" w14:textId="77777777" w:rsidR="007703AC" w:rsidRPr="002243C7" w:rsidRDefault="007703AC" w:rsidP="002243C7">
      <w:pPr>
        <w:ind w:firstLine="204"/>
        <w:rPr>
          <w:rFonts w:eastAsia="함초롬바탕"/>
          <w:lang w:eastAsia="ko-KR"/>
        </w:rPr>
      </w:pPr>
      <w:r w:rsidRPr="00EE335C">
        <w:rPr>
          <w:rFonts w:eastAsia="함초롬바탕"/>
          <w:b/>
          <w:lang w:eastAsia="ko-KR"/>
        </w:rPr>
        <w:t>Figure 16</w:t>
      </w:r>
      <w:r w:rsidRPr="002243C7">
        <w:rPr>
          <w:rFonts w:eastAsia="함초롬바탕"/>
          <w:lang w:eastAsia="ko-KR"/>
        </w:rPr>
        <w:t xml:space="preserve"> shows the change in the opening of the 3-way valve. From 0 to 300 seconds, the PI control and the optimal control show similar patterns. After 300 seconds, it can be seen that the optimal control opens the 3-way valve slightly more than the PI control.</w:t>
      </w:r>
    </w:p>
    <w:p w14:paraId="6673E403" w14:textId="77777777" w:rsidR="007703AC" w:rsidRDefault="007703AC" w:rsidP="007703AC">
      <w:pPr>
        <w:pStyle w:val="MDPI52figure"/>
        <w:rPr>
          <w:rFonts w:eastAsia="맑은 고딕"/>
        </w:rPr>
      </w:pPr>
      <w:r w:rsidRPr="00566B53">
        <w:rPr>
          <w:rFonts w:eastAsia="맑은 고딕"/>
          <w:noProof/>
        </w:rPr>
        <mc:AlternateContent>
          <mc:Choice Requires="wpg">
            <w:drawing>
              <wp:inline distT="0" distB="0" distL="0" distR="0" wp14:anchorId="1F63B0AA" wp14:editId="5E5BBE4A">
                <wp:extent cx="4191000" cy="1783543"/>
                <wp:effectExtent l="0" t="0" r="0" b="0"/>
                <wp:docPr id="48" name="그룹 7"/>
                <wp:cNvGraphicFramePr/>
                <a:graphic xmlns:a="http://schemas.openxmlformats.org/drawingml/2006/main">
                  <a:graphicData uri="http://schemas.microsoft.com/office/word/2010/wordprocessingGroup">
                    <wpg:wgp>
                      <wpg:cNvGrpSpPr/>
                      <wpg:grpSpPr>
                        <a:xfrm>
                          <a:off x="0" y="0"/>
                          <a:ext cx="4191000" cy="1783543"/>
                          <a:chOff x="0" y="0"/>
                          <a:chExt cx="11573602" cy="4927602"/>
                        </a:xfrm>
                      </wpg:grpSpPr>
                      <pic:pic xmlns:pic="http://schemas.openxmlformats.org/drawingml/2006/picture">
                        <pic:nvPicPr>
                          <pic:cNvPr id="49" name="그림 49"/>
                          <pic:cNvPicPr>
                            <a:picLocks noChangeAspect="1"/>
                          </pic:cNvPicPr>
                        </pic:nvPicPr>
                        <pic:blipFill>
                          <a:blip r:embed="rId24"/>
                          <a:stretch>
                            <a:fillRect/>
                          </a:stretch>
                        </pic:blipFill>
                        <pic:spPr>
                          <a:xfrm>
                            <a:off x="0" y="0"/>
                            <a:ext cx="11573602" cy="4927602"/>
                          </a:xfrm>
                          <a:prstGeom prst="rect">
                            <a:avLst/>
                          </a:prstGeom>
                        </pic:spPr>
                      </pic:pic>
                      <wps:wsp>
                        <wps:cNvPr id="50" name="자유형 50"/>
                        <wps:cNvSpPr/>
                        <wps:spPr>
                          <a:xfrm>
                            <a:off x="5932967" y="391161"/>
                            <a:ext cx="5356860" cy="3657600"/>
                          </a:xfrm>
                          <a:custGeom>
                            <a:avLst/>
                            <a:gdLst>
                              <a:gd name="connsiteX0" fmla="*/ 152400 w 5356860"/>
                              <a:gd name="connsiteY0" fmla="*/ 7620 h 3657600"/>
                              <a:gd name="connsiteX1" fmla="*/ 609600 w 5356860"/>
                              <a:gd name="connsiteY1" fmla="*/ 0 h 3657600"/>
                              <a:gd name="connsiteX2" fmla="*/ 1120140 w 5356860"/>
                              <a:gd name="connsiteY2" fmla="*/ 68580 h 3657600"/>
                              <a:gd name="connsiteX3" fmla="*/ 1341120 w 5356860"/>
                              <a:gd name="connsiteY3" fmla="*/ 190500 h 3657600"/>
                              <a:gd name="connsiteX4" fmla="*/ 1623060 w 5356860"/>
                              <a:gd name="connsiteY4" fmla="*/ 297180 h 3657600"/>
                              <a:gd name="connsiteX5" fmla="*/ 2148840 w 5356860"/>
                              <a:gd name="connsiteY5" fmla="*/ 411480 h 3657600"/>
                              <a:gd name="connsiteX6" fmla="*/ 2720340 w 5356860"/>
                              <a:gd name="connsiteY6" fmla="*/ 487680 h 3657600"/>
                              <a:gd name="connsiteX7" fmla="*/ 3246120 w 5356860"/>
                              <a:gd name="connsiteY7" fmla="*/ 533400 h 3657600"/>
                              <a:gd name="connsiteX8" fmla="*/ 3314700 w 5356860"/>
                              <a:gd name="connsiteY8" fmla="*/ 617220 h 3657600"/>
                              <a:gd name="connsiteX9" fmla="*/ 3429000 w 5356860"/>
                              <a:gd name="connsiteY9" fmla="*/ 678180 h 3657600"/>
                              <a:gd name="connsiteX10" fmla="*/ 4297680 w 5356860"/>
                              <a:gd name="connsiteY10" fmla="*/ 739140 h 3657600"/>
                              <a:gd name="connsiteX11" fmla="*/ 5356860 w 5356860"/>
                              <a:gd name="connsiteY11" fmla="*/ 777240 h 3657600"/>
                              <a:gd name="connsiteX12" fmla="*/ 5356860 w 5356860"/>
                              <a:gd name="connsiteY12" fmla="*/ 3657600 h 3657600"/>
                              <a:gd name="connsiteX13" fmla="*/ 3550920 w 5356860"/>
                              <a:gd name="connsiteY13" fmla="*/ 3657600 h 3657600"/>
                              <a:gd name="connsiteX14" fmla="*/ 3497580 w 5356860"/>
                              <a:gd name="connsiteY14" fmla="*/ 3611880 h 3657600"/>
                              <a:gd name="connsiteX15" fmla="*/ 3268980 w 5356860"/>
                              <a:gd name="connsiteY15" fmla="*/ 2941320 h 3657600"/>
                              <a:gd name="connsiteX16" fmla="*/ 3002280 w 5356860"/>
                              <a:gd name="connsiteY16" fmla="*/ 2903220 h 3657600"/>
                              <a:gd name="connsiteX17" fmla="*/ 2804160 w 5356860"/>
                              <a:gd name="connsiteY17" fmla="*/ 2865120 h 3657600"/>
                              <a:gd name="connsiteX18" fmla="*/ 2613660 w 5356860"/>
                              <a:gd name="connsiteY18" fmla="*/ 2827020 h 3657600"/>
                              <a:gd name="connsiteX19" fmla="*/ 2278380 w 5356860"/>
                              <a:gd name="connsiteY19" fmla="*/ 2720340 h 3657600"/>
                              <a:gd name="connsiteX20" fmla="*/ 2110740 w 5356860"/>
                              <a:gd name="connsiteY20" fmla="*/ 2628900 h 3657600"/>
                              <a:gd name="connsiteX21" fmla="*/ 1805940 w 5356860"/>
                              <a:gd name="connsiteY21" fmla="*/ 2407920 h 3657600"/>
                              <a:gd name="connsiteX22" fmla="*/ 1600200 w 5356860"/>
                              <a:gd name="connsiteY22" fmla="*/ 2125980 h 3657600"/>
                              <a:gd name="connsiteX23" fmla="*/ 1424940 w 5356860"/>
                              <a:gd name="connsiteY23" fmla="*/ 1805940 h 3657600"/>
                              <a:gd name="connsiteX24" fmla="*/ 1158240 w 5356860"/>
                              <a:gd name="connsiteY24" fmla="*/ 1082040 h 3657600"/>
                              <a:gd name="connsiteX25" fmla="*/ 830580 w 5356860"/>
                              <a:gd name="connsiteY25" fmla="*/ 1104900 h 3657600"/>
                              <a:gd name="connsiteX26" fmla="*/ 464820 w 5356860"/>
                              <a:gd name="connsiteY26" fmla="*/ 1181100 h 3657600"/>
                              <a:gd name="connsiteX27" fmla="*/ 106680 w 5356860"/>
                              <a:gd name="connsiteY27" fmla="*/ 1341120 h 3657600"/>
                              <a:gd name="connsiteX28" fmla="*/ 0 w 5356860"/>
                              <a:gd name="connsiteY28" fmla="*/ 1440180 h 3657600"/>
                              <a:gd name="connsiteX29" fmla="*/ 152400 w 5356860"/>
                              <a:gd name="connsiteY29" fmla="*/ 7620 h 3657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5356860" h="3657600">
                                <a:moveTo>
                                  <a:pt x="152400" y="7620"/>
                                </a:moveTo>
                                <a:lnTo>
                                  <a:pt x="609600" y="0"/>
                                </a:lnTo>
                                <a:lnTo>
                                  <a:pt x="1120140" y="68580"/>
                                </a:lnTo>
                                <a:lnTo>
                                  <a:pt x="1341120" y="190500"/>
                                </a:lnTo>
                                <a:lnTo>
                                  <a:pt x="1623060" y="297180"/>
                                </a:lnTo>
                                <a:lnTo>
                                  <a:pt x="2148840" y="411480"/>
                                </a:lnTo>
                                <a:lnTo>
                                  <a:pt x="2720340" y="487680"/>
                                </a:lnTo>
                                <a:lnTo>
                                  <a:pt x="3246120" y="533400"/>
                                </a:lnTo>
                                <a:lnTo>
                                  <a:pt x="3314700" y="617220"/>
                                </a:lnTo>
                                <a:lnTo>
                                  <a:pt x="3429000" y="678180"/>
                                </a:lnTo>
                                <a:lnTo>
                                  <a:pt x="4297680" y="739140"/>
                                </a:lnTo>
                                <a:lnTo>
                                  <a:pt x="5356860" y="777240"/>
                                </a:lnTo>
                                <a:lnTo>
                                  <a:pt x="5356860" y="3657600"/>
                                </a:lnTo>
                                <a:lnTo>
                                  <a:pt x="3550920" y="3657600"/>
                                </a:lnTo>
                                <a:lnTo>
                                  <a:pt x="3497580" y="3611880"/>
                                </a:lnTo>
                                <a:lnTo>
                                  <a:pt x="3268980" y="2941320"/>
                                </a:lnTo>
                                <a:lnTo>
                                  <a:pt x="3002280" y="2903220"/>
                                </a:lnTo>
                                <a:lnTo>
                                  <a:pt x="2804160" y="2865120"/>
                                </a:lnTo>
                                <a:lnTo>
                                  <a:pt x="2613660" y="2827020"/>
                                </a:lnTo>
                                <a:lnTo>
                                  <a:pt x="2278380" y="2720340"/>
                                </a:lnTo>
                                <a:lnTo>
                                  <a:pt x="2110740" y="2628900"/>
                                </a:lnTo>
                                <a:lnTo>
                                  <a:pt x="1805940" y="2407920"/>
                                </a:lnTo>
                                <a:lnTo>
                                  <a:pt x="1600200" y="2125980"/>
                                </a:lnTo>
                                <a:lnTo>
                                  <a:pt x="1424940" y="1805940"/>
                                </a:lnTo>
                                <a:lnTo>
                                  <a:pt x="1158240" y="1082040"/>
                                </a:lnTo>
                                <a:lnTo>
                                  <a:pt x="830580" y="1104900"/>
                                </a:lnTo>
                                <a:lnTo>
                                  <a:pt x="464820" y="1181100"/>
                                </a:lnTo>
                                <a:lnTo>
                                  <a:pt x="106680" y="1341120"/>
                                </a:lnTo>
                                <a:lnTo>
                                  <a:pt x="0" y="1440180"/>
                                </a:lnTo>
                                <a:lnTo>
                                  <a:pt x="152400" y="7620"/>
                                </a:lnTo>
                                <a:close/>
                              </a:path>
                            </a:pathLst>
                          </a:custGeom>
                          <a:pattFill prst="lgCheck">
                            <a:fgClr>
                              <a:srgbClr val="0070C0"/>
                            </a:fgClr>
                            <a:bgClr>
                              <a:schemeClr val="bg1"/>
                            </a:bgClr>
                          </a:patt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자유형 51"/>
                        <wps:cNvSpPr/>
                        <wps:spPr>
                          <a:xfrm>
                            <a:off x="5071907" y="1838961"/>
                            <a:ext cx="868680" cy="2217420"/>
                          </a:xfrm>
                          <a:custGeom>
                            <a:avLst/>
                            <a:gdLst>
                              <a:gd name="connsiteX0" fmla="*/ 693420 w 868680"/>
                              <a:gd name="connsiteY0" fmla="*/ 2209800 h 2217420"/>
                              <a:gd name="connsiteX1" fmla="*/ 868680 w 868680"/>
                              <a:gd name="connsiteY1" fmla="*/ 0 h 2217420"/>
                              <a:gd name="connsiteX2" fmla="*/ 723900 w 868680"/>
                              <a:gd name="connsiteY2" fmla="*/ 121920 h 2217420"/>
                              <a:gd name="connsiteX3" fmla="*/ 548640 w 868680"/>
                              <a:gd name="connsiteY3" fmla="*/ 381000 h 2217420"/>
                              <a:gd name="connsiteX4" fmla="*/ 373380 w 868680"/>
                              <a:gd name="connsiteY4" fmla="*/ 746760 h 2217420"/>
                              <a:gd name="connsiteX5" fmla="*/ 236220 w 868680"/>
                              <a:gd name="connsiteY5" fmla="*/ 1143000 h 2217420"/>
                              <a:gd name="connsiteX6" fmla="*/ 0 w 868680"/>
                              <a:gd name="connsiteY6" fmla="*/ 2217420 h 2217420"/>
                              <a:gd name="connsiteX7" fmla="*/ 693420 w 868680"/>
                              <a:gd name="connsiteY7" fmla="*/ 2209800 h 22174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68680" h="2217420">
                                <a:moveTo>
                                  <a:pt x="693420" y="2209800"/>
                                </a:moveTo>
                                <a:lnTo>
                                  <a:pt x="868680" y="0"/>
                                </a:lnTo>
                                <a:lnTo>
                                  <a:pt x="723900" y="121920"/>
                                </a:lnTo>
                                <a:lnTo>
                                  <a:pt x="548640" y="381000"/>
                                </a:lnTo>
                                <a:lnTo>
                                  <a:pt x="373380" y="746760"/>
                                </a:lnTo>
                                <a:lnTo>
                                  <a:pt x="236220" y="1143000"/>
                                </a:lnTo>
                                <a:lnTo>
                                  <a:pt x="0" y="2217420"/>
                                </a:lnTo>
                                <a:lnTo>
                                  <a:pt x="693420" y="2209800"/>
                                </a:lnTo>
                                <a:close/>
                              </a:path>
                            </a:pathLst>
                          </a:custGeom>
                          <a:pattFill prst="solidDmnd">
                            <a:fgClr>
                              <a:srgbClr val="FF0000"/>
                            </a:fgClr>
                            <a:bgClr>
                              <a:schemeClr val="bg1"/>
                            </a:bgClr>
                          </a:patt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FE3D63C" id="그룹 7" o:spid="_x0000_s1026" style="width:330pt;height:140.45pt;mso-position-horizontal-relative:char;mso-position-vertical-relative:line" coordsize="115736,4927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&#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49" o:spid="_x0000_s1027" type="#_x0000_t75" style="position:absolute;width:115736;height:49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">
                  <v:imagedata r:id="rId25" o:title=""/>
                </v:shape>
                <v:shape id="자유형 50" o:spid="_x0000_s1028" style="position:absolute;left:59329;top:3911;width:53569;height:36576;visibility:visible;mso-wrap-style:square;v-text-anchor:middle" coordsize="5356860,365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" path="m152400,7620l609600,r510540,68580l1341120,190500r281940,106680l2148840,411480r571500,76200l3246120,533400r68580,83820l3429000,678180r868680,60960l5356860,777240r,2880360l3550920,3657600r-53340,-45720l3268980,2941320r-266700,-38100l2804160,2865120r-190500,-38100l2278380,2720340r-167640,-91440l1805940,2407920,1600200,2125980,1424940,1805940,1158240,1082040r-327660,22860l464820,1181100,106680,1341120,,1440180,152400,7620xe" fillcolor="#0070c0" strokecolor="#1f4d78 [1604]" strokeweight="1pt">
                  <v:fill r:id="rId26" o:title="" color2="white [3212]" type="pattern"/>
                  <v:stroke joinstyle="miter"/>
                  <v:path arrowok="t" o:connecttype="custom" o:connectlocs="152400,7620;609600,0;1120140,68580;1341120,190500;1623060,297180;2148840,411480;2720340,487680;3246120,533400;3314700,617220;3429000,678180;4297680,739140;5356860,777240;5356860,3657600;3550920,3657600;3497580,3611880;3268980,2941320;3002280,2903220;2804160,2865120;2613660,2827020;2278380,2720340;2110740,2628900;1805940,2407920;1600200,2125980;1424940,1805940;1158240,1082040;830580,1104900;464820,1181100;106680,1341120;0,1440180;152400,7620" o:connectangles="0,0,0,0,0,0,0,0,0,0,0,0,0,0,0,0,0,0,0,0,0,0,0,0,0,0,0,0,0,0"/>
                </v:shape>
                <v:shape id="자유형 51" o:spid="_x0000_s1029" style="position:absolute;left:50719;top:18389;width:8686;height:22174;visibility:visible;mso-wrap-style:square;v-text-anchor:middle" coordsize="868680,221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" path="m693420,2209800l868680,,723900,121920,548640,381000,373380,746760,236220,1143000,,2217420r693420,-7620xe" fillcolor="red" strokecolor="#1f4d78 [1604]" strokeweight="1pt">
                  <v:fill r:id="rId27" o:title="" color2="white [3212]" type="pattern"/>
                  <v:stroke joinstyle="miter"/>
                  <v:path arrowok="t" o:connecttype="custom" o:connectlocs="693420,2209800;868680,0;723900,121920;548640,381000;373380,746760;236220,1143000;0,2217420;693420,2209800" o:connectangles="0,0,0,0,0,0,0,0"/>
                </v:shape>
                <w10:anchorlock/>
              </v:group>
            </w:pict>
          </mc:Fallback>
        </mc:AlternateContent>
      </w:r>
      <w:r w:rsidRPr="00566B53" w:rsidDel="00566B53">
        <w:rPr>
          <w:rFonts w:eastAsia="맑은 고딕"/>
        </w:rPr>
        <w:t xml:space="preserve">  </w:t>
      </w:r>
    </w:p>
    <w:p w14:paraId="06FF3204" w14:textId="77777777" w:rsidR="007703AC" w:rsidRDefault="007703AC" w:rsidP="007703AC">
      <w:pPr>
        <w:pStyle w:val="MDPI511onefigurecaption"/>
        <w:rPr>
          <w:rFonts w:eastAsia="맑은 고딕"/>
          <w:lang w:eastAsia="ko-KR"/>
        </w:rPr>
      </w:pPr>
      <w:r w:rsidRPr="006015E8">
        <w:rPr>
          <w:rFonts w:eastAsia="맑은 고딕" w:hint="eastAsia"/>
          <w:b/>
          <w:bCs/>
          <w:lang w:eastAsia="ko-KR"/>
        </w:rPr>
        <w:t>F</w:t>
      </w:r>
      <w:r w:rsidRPr="006015E8">
        <w:rPr>
          <w:rFonts w:eastAsia="맑은 고딕"/>
          <w:b/>
          <w:bCs/>
          <w:lang w:eastAsia="ko-KR"/>
        </w:rPr>
        <w:t>igure 1</w:t>
      </w:r>
      <w:r>
        <w:rPr>
          <w:rFonts w:eastAsia="맑은 고딕"/>
          <w:b/>
          <w:bCs/>
          <w:lang w:eastAsia="ko-KR"/>
        </w:rPr>
        <w:t>7</w:t>
      </w:r>
      <w:r>
        <w:rPr>
          <w:rFonts w:eastAsia="맑은 고딕"/>
          <w:lang w:eastAsia="ko-KR"/>
        </w:rPr>
        <w:t xml:space="preserve">. </w:t>
      </w:r>
      <w:r>
        <w:rPr>
          <w:rFonts w:hint="eastAsia"/>
          <w:lang w:eastAsia="ko-KR"/>
        </w:rPr>
        <w:t>C</w:t>
      </w:r>
      <w:r>
        <w:rPr>
          <w:lang w:eastAsia="ko-KR"/>
        </w:rPr>
        <w:t xml:space="preserve">omparing </w:t>
      </w:r>
      <w:r>
        <w:rPr>
          <w:rFonts w:eastAsia="맑은 고딕"/>
          <w:lang w:eastAsia="ko-KR"/>
        </w:rPr>
        <w:t>S.W. pump motor rpm</w:t>
      </w:r>
      <w:r>
        <w:rPr>
          <w:lang w:eastAsia="ko-KR"/>
        </w:rPr>
        <w:t xml:space="preserve"> between PI &amp; optimal control</w:t>
      </w:r>
    </w:p>
    <w:p w14:paraId="072E7EA6" w14:textId="77777777" w:rsidR="007703AC" w:rsidRPr="002243C7" w:rsidRDefault="007703AC" w:rsidP="002243C7">
      <w:pPr>
        <w:ind w:firstLine="204"/>
        <w:rPr>
          <w:rFonts w:eastAsia="함초롬바탕"/>
          <w:lang w:eastAsia="ko-KR"/>
        </w:rPr>
      </w:pPr>
      <w:r w:rsidRPr="00EE335C">
        <w:rPr>
          <w:rFonts w:eastAsia="함초롬바탕"/>
          <w:b/>
          <w:lang w:eastAsia="ko-KR"/>
        </w:rPr>
        <w:t>Figure 17</w:t>
      </w:r>
      <w:r w:rsidRPr="002243C7">
        <w:rPr>
          <w:rFonts w:eastAsia="함초롬바탕"/>
          <w:lang w:eastAsia="ko-KR"/>
        </w:rPr>
        <w:t xml:space="preserve"> shows the rotational speed change of the SW pump. There is no significant difference in the SW pump's rotational speed between the PI and the optimum controller in 0-200 seconds. However, after 250 seconds, the rotation speed of the SW pump using the optimal controller is lower than that of </w:t>
      </w:r>
      <w:r w:rsidRPr="002243C7">
        <w:rPr>
          <w:rFonts w:eastAsia="함초롬바탕"/>
          <w:lang w:eastAsia="ko-KR"/>
        </w:rPr>
        <w:lastRenderedPageBreak/>
        <w:t>the SW pump using the PI controller. After 300 seconds, the FW input temperature is step-down to CCWS. In addition, the maximum rotation speed of the SW pump in the 250-300 seconds is also kept low by the optimum controller. The CCWS with the optimum controller performs better than the applied PI controller.</w:t>
      </w:r>
    </w:p>
    <w:p w14:paraId="1DBD6CD1" w14:textId="77777777" w:rsidR="007703AC" w:rsidRPr="009933EC" w:rsidRDefault="007703AC" w:rsidP="007703AC">
      <w:pPr>
        <w:pStyle w:val="MDPI31text"/>
        <w:rPr>
          <w:rFonts w:eastAsia="맑은 고딕"/>
        </w:rPr>
      </w:pPr>
    </w:p>
    <w:p w14:paraId="07043E7C" w14:textId="77777777" w:rsidR="007703AC" w:rsidRPr="001F31D1" w:rsidRDefault="007703AC" w:rsidP="002243C7">
      <w:pPr>
        <w:pStyle w:val="SectionHeading"/>
        <w:rPr>
          <w:lang w:eastAsia="ko-KR"/>
        </w:rPr>
      </w:pPr>
      <w:r>
        <w:t>5</w:t>
      </w:r>
      <w:r w:rsidRPr="00710BAE">
        <w:rPr>
          <w:rStyle w:val="apple-converted-space"/>
        </w:rPr>
        <w:t xml:space="preserve">. </w:t>
      </w:r>
      <w:r w:rsidRPr="00710BAE">
        <w:rPr>
          <w:rStyle w:val="apple-converted-space"/>
          <w:rFonts w:eastAsia="맑은 고딕"/>
        </w:rPr>
        <w:t>Conclusion</w:t>
      </w:r>
    </w:p>
    <w:p w14:paraId="48DDC322" w14:textId="77777777" w:rsidR="007703AC" w:rsidRPr="00EC5AB6" w:rsidRDefault="007703AC" w:rsidP="002243C7">
      <w:pPr>
        <w:ind w:firstLine="204"/>
        <w:rPr>
          <w:rFonts w:eastAsia="함초롬바탕"/>
          <w:lang w:eastAsia="ko-KR"/>
        </w:rPr>
      </w:pPr>
      <w:r w:rsidRPr="002243C7">
        <w:rPr>
          <w:rFonts w:eastAsia="함초롬바탕"/>
          <w:lang w:eastAsia="ko-KR"/>
        </w:rPr>
        <w:t xml:space="preserve">Simulation Modeling was carried out on </w:t>
      </w:r>
      <w:r w:rsidRPr="00EC5AB6">
        <w:rPr>
          <w:rFonts w:eastAsia="함초롬바탕"/>
          <w:lang w:eastAsia="ko-KR"/>
        </w:rPr>
        <w:t>a ship's central cooling water system</w:t>
      </w:r>
      <w:r w:rsidRPr="002243C7">
        <w:rPr>
          <w:rFonts w:eastAsia="함초롬바탕"/>
          <w:lang w:eastAsia="ko-KR"/>
        </w:rPr>
        <w:t>.</w:t>
      </w:r>
      <w:r w:rsidRPr="00EC5AB6">
        <w:rPr>
          <w:rFonts w:eastAsia="함초롬바탕"/>
          <w:lang w:eastAsia="ko-KR"/>
        </w:rPr>
        <w:t xml:space="preserve"> </w:t>
      </w:r>
      <w:r w:rsidRPr="002243C7">
        <w:rPr>
          <w:rFonts w:eastAsia="함초롬바탕"/>
          <w:lang w:eastAsia="ko-KR"/>
        </w:rPr>
        <w:t xml:space="preserve">In addition, </w:t>
      </w:r>
      <w:r w:rsidRPr="00EC5AB6">
        <w:rPr>
          <w:rFonts w:eastAsia="함초롬바탕"/>
          <w:lang w:eastAsia="ko-KR"/>
        </w:rPr>
        <w:t>to increase the simulation's accuracy</w:t>
      </w:r>
      <w:r w:rsidRPr="002243C7">
        <w:rPr>
          <w:rFonts w:eastAsia="함초롬바탕"/>
          <w:lang w:eastAsia="ko-KR"/>
        </w:rPr>
        <w:t>, the unknown parameter values ​​of the central cooling water system were estimated using actual operating data.</w:t>
      </w:r>
      <w:r w:rsidRPr="00EC5AB6">
        <w:rPr>
          <w:rFonts w:eastAsia="함초롬바탕"/>
          <w:lang w:eastAsia="ko-KR"/>
        </w:rPr>
        <w:t xml:space="preserve"> Then</w:t>
      </w:r>
      <w:r w:rsidRPr="002243C7">
        <w:rPr>
          <w:rFonts w:eastAsia="함초롬바탕"/>
          <w:lang w:eastAsia="ko-KR"/>
        </w:rPr>
        <w:t xml:space="preserve"> to verify the modeled </w:t>
      </w:r>
      <w:r w:rsidRPr="00EC5AB6">
        <w:rPr>
          <w:rFonts w:eastAsia="함초롬바탕"/>
          <w:lang w:eastAsia="ko-KR"/>
        </w:rPr>
        <w:t>CCWS</w:t>
      </w:r>
      <w:r w:rsidRPr="002243C7">
        <w:rPr>
          <w:rFonts w:eastAsia="함초롬바탕"/>
          <w:lang w:eastAsia="ko-KR"/>
        </w:rPr>
        <w:t>, another operation data was used</w:t>
      </w:r>
      <w:r w:rsidRPr="00EC5AB6">
        <w:rPr>
          <w:rFonts w:eastAsia="함초롬바탕"/>
          <w:lang w:eastAsia="ko-KR"/>
        </w:rPr>
        <w:t>,</w:t>
      </w:r>
      <w:r w:rsidRPr="002243C7">
        <w:rPr>
          <w:rFonts w:eastAsia="함초롬바탕"/>
          <w:lang w:eastAsia="ko-KR"/>
        </w:rPr>
        <w:t xml:space="preserve"> and </w:t>
      </w:r>
      <w:r w:rsidRPr="00EC5AB6">
        <w:rPr>
          <w:rFonts w:eastAsia="함초롬바탕"/>
          <w:lang w:eastAsia="ko-KR"/>
        </w:rPr>
        <w:t xml:space="preserve">the </w:t>
      </w:r>
      <w:r w:rsidRPr="002243C7">
        <w:rPr>
          <w:rFonts w:eastAsia="함초롬바탕"/>
          <w:lang w:eastAsia="ko-KR"/>
        </w:rPr>
        <w:t xml:space="preserve">simulation results were compared </w:t>
      </w:r>
      <w:r w:rsidRPr="00EC5AB6">
        <w:rPr>
          <w:rFonts w:eastAsia="함초롬바탕"/>
          <w:lang w:eastAsia="ko-KR"/>
        </w:rPr>
        <w:t>with the operation data</w:t>
      </w:r>
      <w:r w:rsidRPr="002243C7">
        <w:rPr>
          <w:rFonts w:eastAsia="함초롬바탕"/>
          <w:lang w:eastAsia="ko-KR"/>
        </w:rPr>
        <w:t>.</w:t>
      </w:r>
      <w:r w:rsidRPr="00EC5AB6">
        <w:rPr>
          <w:rFonts w:eastAsia="함초롬바탕"/>
          <w:lang w:eastAsia="ko-KR"/>
        </w:rPr>
        <w:t xml:space="preserve"> By </w:t>
      </w:r>
      <w:r w:rsidRPr="002243C7">
        <w:rPr>
          <w:rFonts w:eastAsia="함초롬바탕"/>
          <w:lang w:eastAsia="ko-KR"/>
        </w:rPr>
        <w:t xml:space="preserve">verifying based on </w:t>
      </w:r>
      <w:r w:rsidRPr="00EC5AB6">
        <w:rPr>
          <w:rFonts w:eastAsia="함초롬바탕"/>
          <w:lang w:eastAsia="ko-KR"/>
        </w:rPr>
        <w:t xml:space="preserve">the </w:t>
      </w:r>
      <w:r w:rsidRPr="002243C7">
        <w:rPr>
          <w:rFonts w:eastAsia="함초롬바탕"/>
          <w:lang w:eastAsia="ko-KR"/>
        </w:rPr>
        <w:t xml:space="preserve">actual operating data, </w:t>
      </w:r>
      <w:r w:rsidRPr="00EC5AB6">
        <w:rPr>
          <w:rFonts w:eastAsia="함초롬바탕"/>
          <w:lang w:eastAsia="ko-KR"/>
        </w:rPr>
        <w:t>the</w:t>
      </w:r>
      <w:r w:rsidRPr="002243C7">
        <w:rPr>
          <w:rFonts w:eastAsia="함초롬바탕"/>
          <w:lang w:eastAsia="ko-KR"/>
        </w:rPr>
        <w:t xml:space="preserve"> </w:t>
      </w:r>
      <w:r w:rsidRPr="00EC5AB6">
        <w:rPr>
          <w:rFonts w:eastAsia="함초롬바탕"/>
          <w:lang w:eastAsia="ko-KR"/>
        </w:rPr>
        <w:t>CCWS</w:t>
      </w:r>
      <w:r w:rsidRPr="002243C7">
        <w:rPr>
          <w:rFonts w:eastAsia="함초롬바탕"/>
          <w:lang w:eastAsia="ko-KR"/>
        </w:rPr>
        <w:t xml:space="preserve"> </w:t>
      </w:r>
      <w:r w:rsidRPr="00EC5AB6">
        <w:rPr>
          <w:rFonts w:eastAsia="함초롬바탕"/>
          <w:lang w:eastAsia="ko-KR"/>
        </w:rPr>
        <w:t xml:space="preserve">approximate to the actual </w:t>
      </w:r>
      <w:r w:rsidRPr="002243C7">
        <w:rPr>
          <w:rFonts w:eastAsia="함초롬바탕"/>
          <w:lang w:eastAsia="ko-KR"/>
        </w:rPr>
        <w:t>was modeled</w:t>
      </w:r>
      <w:r w:rsidRPr="00EC5AB6">
        <w:rPr>
          <w:rFonts w:eastAsia="함초롬바탕" w:hint="eastAsia"/>
          <w:lang w:eastAsia="ko-KR"/>
        </w:rPr>
        <w:t>.</w:t>
      </w:r>
    </w:p>
    <w:p w14:paraId="7E93D001" w14:textId="77777777" w:rsidR="007703AC" w:rsidRPr="00F44238" w:rsidRDefault="007703AC" w:rsidP="002243C7">
      <w:pPr>
        <w:ind w:firstLine="204"/>
        <w:rPr>
          <w:rFonts w:eastAsia="함초롬바탕"/>
          <w:lang w:eastAsia="ko-KR"/>
        </w:rPr>
      </w:pPr>
      <w:r w:rsidRPr="002243C7">
        <w:rPr>
          <w:rFonts w:eastAsia="함초롬바탕"/>
          <w:lang w:eastAsia="ko-KR"/>
        </w:rPr>
        <w:t xml:space="preserve">The </w:t>
      </w:r>
      <w:r w:rsidRPr="00F44238">
        <w:rPr>
          <w:rFonts w:eastAsia="함초롬바탕"/>
          <w:lang w:eastAsia="ko-KR"/>
        </w:rPr>
        <w:t>CCWS</w:t>
      </w:r>
      <w:r w:rsidRPr="002243C7">
        <w:rPr>
          <w:rFonts w:eastAsia="함초롬바탕"/>
          <w:lang w:eastAsia="ko-KR"/>
        </w:rPr>
        <w:t xml:space="preserve"> was mathematically modeled to develop </w:t>
      </w:r>
      <w:proofErr w:type="spellStart"/>
      <w:proofErr w:type="gramStart"/>
      <w:r w:rsidRPr="002243C7">
        <w:rPr>
          <w:rFonts w:eastAsia="함초롬바탕"/>
          <w:lang w:eastAsia="ko-KR"/>
        </w:rPr>
        <w:t>a</w:t>
      </w:r>
      <w:proofErr w:type="spellEnd"/>
      <w:proofErr w:type="gramEnd"/>
      <w:r w:rsidRPr="002243C7">
        <w:rPr>
          <w:rFonts w:eastAsia="함초롬바탕"/>
          <w:lang w:eastAsia="ko-KR"/>
        </w:rPr>
        <w:t xml:space="preserve"> optimal controller.</w:t>
      </w:r>
      <w:r w:rsidRPr="00F44238">
        <w:rPr>
          <w:rFonts w:eastAsia="함초롬바탕"/>
          <w:lang w:eastAsia="ko-KR"/>
        </w:rPr>
        <w:t xml:space="preserve"> And</w:t>
      </w:r>
      <w:r w:rsidRPr="002243C7">
        <w:rPr>
          <w:rFonts w:eastAsia="함초롬바탕"/>
          <w:lang w:eastAsia="ko-KR"/>
        </w:rPr>
        <w:t xml:space="preserve"> the </w:t>
      </w:r>
      <w:r w:rsidRPr="00F44238">
        <w:rPr>
          <w:rFonts w:eastAsia="함초롬바탕"/>
          <w:lang w:eastAsia="ko-KR"/>
        </w:rPr>
        <w:t>CCWS</w:t>
      </w:r>
      <w:r w:rsidRPr="002243C7">
        <w:rPr>
          <w:rFonts w:eastAsia="함초롬바탕"/>
          <w:lang w:eastAsia="ko-KR"/>
        </w:rPr>
        <w:t xml:space="preserve"> modeled by the state equation was linearized near the operating point.</w:t>
      </w:r>
      <w:r w:rsidRPr="00F44238">
        <w:rPr>
          <w:rFonts w:eastAsia="함초롬바탕"/>
          <w:lang w:eastAsia="ko-KR"/>
        </w:rPr>
        <w:t xml:space="preserve"> </w:t>
      </w:r>
      <w:r w:rsidRPr="002243C7">
        <w:rPr>
          <w:rFonts w:eastAsia="함초롬바탕"/>
          <w:lang w:eastAsia="ko-KR"/>
        </w:rPr>
        <w:t>Using a linearized model, a control gain K that minimizes the performance index function</w:t>
      </w:r>
      <w:r w:rsidRPr="00F44238">
        <w:rPr>
          <w:rFonts w:eastAsia="함초롬바탕"/>
          <w:lang w:eastAsia="ko-KR"/>
        </w:rPr>
        <w:t xml:space="preserve"> </w:t>
      </w:r>
      <w:r w:rsidRPr="002243C7">
        <w:rPr>
          <w:rFonts w:eastAsia="함초롬바탕"/>
          <w:lang w:eastAsia="ko-KR"/>
        </w:rPr>
        <w:t xml:space="preserve">J was obtained by giving a state weight to the </w:t>
      </w:r>
      <w:r w:rsidRPr="00F44238">
        <w:rPr>
          <w:rFonts w:eastAsia="함초롬바탕"/>
          <w:lang w:eastAsia="ko-KR"/>
        </w:rPr>
        <w:t>FW</w:t>
      </w:r>
      <w:r w:rsidRPr="002243C7">
        <w:rPr>
          <w:rFonts w:eastAsia="함초롬바탕"/>
          <w:lang w:eastAsia="ko-KR"/>
        </w:rPr>
        <w:t xml:space="preserve"> outlet temperature of the </w:t>
      </w:r>
      <w:r w:rsidRPr="00F44238">
        <w:rPr>
          <w:rFonts w:eastAsia="함초롬바탕"/>
          <w:lang w:eastAsia="ko-KR"/>
        </w:rPr>
        <w:t>HEX</w:t>
      </w:r>
      <w:r w:rsidRPr="002243C7">
        <w:rPr>
          <w:rFonts w:eastAsia="함초롬바탕"/>
          <w:lang w:eastAsia="ko-KR"/>
        </w:rPr>
        <w:t xml:space="preserve"> and the </w:t>
      </w:r>
      <w:r w:rsidRPr="00F44238">
        <w:rPr>
          <w:rFonts w:eastAsia="함초롬바탕"/>
          <w:lang w:eastAsia="ko-KR"/>
        </w:rPr>
        <w:t>FW</w:t>
      </w:r>
      <w:r w:rsidRPr="002243C7">
        <w:rPr>
          <w:rFonts w:eastAsia="함초롬바탕"/>
          <w:lang w:eastAsia="ko-KR"/>
        </w:rPr>
        <w:t xml:space="preserve"> outlet temperature of the </w:t>
      </w:r>
      <w:r w:rsidRPr="00F44238">
        <w:rPr>
          <w:rFonts w:eastAsia="함초롬바탕"/>
          <w:lang w:eastAsia="ko-KR"/>
        </w:rPr>
        <w:t>3</w:t>
      </w:r>
      <w:r w:rsidRPr="002243C7">
        <w:rPr>
          <w:rFonts w:eastAsia="함초롬바탕"/>
          <w:lang w:eastAsia="ko-KR"/>
        </w:rPr>
        <w:t>-way valve.</w:t>
      </w:r>
      <w:r w:rsidRPr="00F44238">
        <w:rPr>
          <w:rFonts w:eastAsia="함초롬바탕"/>
          <w:lang w:eastAsia="ko-KR"/>
        </w:rPr>
        <w:t xml:space="preserve"> </w:t>
      </w:r>
    </w:p>
    <w:p w14:paraId="079FC2B5" w14:textId="77777777" w:rsidR="007703AC" w:rsidRPr="00F25850" w:rsidRDefault="007703AC" w:rsidP="002243C7">
      <w:pPr>
        <w:ind w:firstLine="204"/>
        <w:rPr>
          <w:rFonts w:eastAsia="함초롬바탕"/>
          <w:lang w:eastAsia="ko-KR"/>
        </w:rPr>
      </w:pPr>
      <w:r w:rsidRPr="002243C7">
        <w:rPr>
          <w:rFonts w:eastAsia="함초롬바탕" w:hint="eastAsia"/>
          <w:lang w:eastAsia="ko-KR"/>
        </w:rPr>
        <w:t xml:space="preserve">The developed optimum controller and </w:t>
      </w:r>
      <w:r w:rsidRPr="00F25850">
        <w:rPr>
          <w:rFonts w:eastAsia="함초롬바탕"/>
          <w:lang w:eastAsia="ko-KR"/>
        </w:rPr>
        <w:t xml:space="preserve">a </w:t>
      </w:r>
      <w:r w:rsidRPr="002243C7">
        <w:rPr>
          <w:rFonts w:eastAsia="함초롬바탕" w:hint="eastAsia"/>
          <w:lang w:eastAsia="ko-KR"/>
        </w:rPr>
        <w:t>PI controller were applied</w:t>
      </w:r>
      <w:r w:rsidRPr="002243C7">
        <w:rPr>
          <w:rFonts w:eastAsia="함초롬바탕"/>
          <w:lang w:eastAsia="ko-KR"/>
        </w:rPr>
        <w:t xml:space="preserve"> on the simulation model</w:t>
      </w:r>
      <w:r w:rsidRPr="002243C7">
        <w:rPr>
          <w:rFonts w:eastAsia="함초롬바탕" w:hint="eastAsia"/>
          <w:lang w:eastAsia="ko-KR"/>
        </w:rPr>
        <w:t xml:space="preserve"> to </w:t>
      </w:r>
      <w:proofErr w:type="spellStart"/>
      <w:r w:rsidRPr="002243C7">
        <w:rPr>
          <w:rFonts w:eastAsia="함초롬바탕"/>
          <w:lang w:eastAsia="ko-KR"/>
        </w:rPr>
        <w:t>perfom</w:t>
      </w:r>
      <w:proofErr w:type="spellEnd"/>
      <w:r w:rsidRPr="002243C7">
        <w:rPr>
          <w:rFonts w:eastAsia="함초롬바탕" w:hint="eastAsia"/>
          <w:lang w:eastAsia="ko-KR"/>
        </w:rPr>
        <w:t xml:space="preserve"> the step input of the </w:t>
      </w:r>
      <w:r w:rsidRPr="00F25850">
        <w:rPr>
          <w:rFonts w:eastAsia="함초롬바탕"/>
          <w:lang w:eastAsia="ko-KR"/>
        </w:rPr>
        <w:t>FW</w:t>
      </w:r>
      <w:r w:rsidRPr="002243C7">
        <w:rPr>
          <w:rFonts w:eastAsia="함초롬바탕" w:hint="eastAsia"/>
          <w:lang w:eastAsia="ko-KR"/>
        </w:rPr>
        <w:t xml:space="preserve"> temperature at the </w:t>
      </w:r>
      <w:r w:rsidRPr="00F25850">
        <w:rPr>
          <w:rFonts w:eastAsia="함초롬바탕"/>
          <w:lang w:eastAsia="ko-KR"/>
        </w:rPr>
        <w:t>SW</w:t>
      </w:r>
      <w:r w:rsidRPr="002243C7">
        <w:rPr>
          <w:rFonts w:eastAsia="함초롬바탕" w:hint="eastAsia"/>
          <w:lang w:eastAsia="ko-KR"/>
        </w:rPr>
        <w:t xml:space="preserve"> temperature of 23</w:t>
      </w:r>
      <w:r w:rsidRPr="002243C7">
        <w:rPr>
          <w:rFonts w:eastAsia="함초롬바탕" w:hint="eastAsia"/>
          <w:lang w:eastAsia="ko-KR"/>
        </w:rPr>
        <w:t>℃</w:t>
      </w:r>
      <w:r w:rsidRPr="002243C7">
        <w:rPr>
          <w:rFonts w:eastAsia="함초롬바탕" w:hint="eastAsia"/>
          <w:lang w:eastAsia="ko-KR"/>
        </w:rPr>
        <w:t xml:space="preserve"> in the </w:t>
      </w:r>
      <w:r w:rsidRPr="00F25850">
        <w:rPr>
          <w:rFonts w:eastAsia="함초롬바탕"/>
          <w:lang w:eastAsia="ko-KR"/>
        </w:rPr>
        <w:t>CCWS</w:t>
      </w:r>
      <w:r w:rsidRPr="002243C7">
        <w:rPr>
          <w:rFonts w:eastAsia="함초롬바탕" w:hint="eastAsia"/>
          <w:lang w:eastAsia="ko-KR"/>
        </w:rPr>
        <w:t>.</w:t>
      </w:r>
      <w:r w:rsidRPr="00F25850">
        <w:rPr>
          <w:rFonts w:eastAsia="함초롬바탕"/>
          <w:lang w:eastAsia="ko-KR"/>
        </w:rPr>
        <w:t xml:space="preserve"> </w:t>
      </w:r>
      <w:r w:rsidRPr="00406D5F">
        <w:rPr>
          <w:rFonts w:eastAsia="함초롬바탕"/>
          <w:lang w:eastAsia="ko-KR"/>
        </w:rPr>
        <w:t>The performance of the optimal controller was confirmed through the simulation and it was more efficient in controlling the sea-water pump rotation speed than the PI controller.</w:t>
      </w:r>
    </w:p>
    <w:p w14:paraId="16FD5579" w14:textId="77777777" w:rsidR="007703AC" w:rsidRPr="00316206" w:rsidRDefault="007703AC" w:rsidP="002243C7">
      <w:pPr>
        <w:ind w:firstLine="204"/>
        <w:rPr>
          <w:rFonts w:eastAsia="함초롬바탕"/>
          <w:lang w:eastAsia="ko-KR"/>
        </w:rPr>
      </w:pPr>
      <w:r w:rsidRPr="002243C7">
        <w:rPr>
          <w:rFonts w:eastAsia="함초롬바탕"/>
          <w:lang w:eastAsia="ko-KR"/>
        </w:rPr>
        <w:t xml:space="preserve">As a result, it was confirmed that the </w:t>
      </w:r>
      <w:r w:rsidRPr="00316206">
        <w:rPr>
          <w:rFonts w:eastAsia="함초롬바탕"/>
          <w:lang w:eastAsia="ko-KR"/>
        </w:rPr>
        <w:t>CCWS</w:t>
      </w:r>
      <w:r w:rsidRPr="002243C7">
        <w:rPr>
          <w:rFonts w:eastAsia="함초롬바탕"/>
          <w:lang w:eastAsia="ko-KR"/>
        </w:rPr>
        <w:t xml:space="preserve"> could be efficiently controlled with one controller rather than the two PI controllers.</w:t>
      </w:r>
    </w:p>
    <w:p w14:paraId="63F084A7" w14:textId="77777777" w:rsidR="00193AAC" w:rsidRPr="00867293" w:rsidRDefault="00193AAC" w:rsidP="00193AAC">
      <w:pPr>
        <w:jc w:val="both"/>
        <w:rPr>
          <w:rFonts w:hint="eastAsia"/>
        </w:rPr>
      </w:pPr>
    </w:p>
    <w:p w14:paraId="1D1DE8F7" w14:textId="13B1A363" w:rsidR="00DD298D" w:rsidRDefault="005F28C9" w:rsidP="00B72E27">
      <w:pPr>
        <w:pStyle w:val="SectionHeading"/>
      </w:pPr>
      <w:proofErr w:type="spellStart"/>
      <w:r w:rsidRPr="00867293">
        <w:t>Acknolowledgments</w:t>
      </w:r>
      <w:proofErr w:type="spellEnd"/>
    </w:p>
    <w:p w14:paraId="20D5C6BD" w14:textId="77777777" w:rsidR="00CB3E3C" w:rsidRPr="00867293" w:rsidRDefault="00CB3E3C" w:rsidP="00B72E27">
      <w:pPr>
        <w:pStyle w:val="SectionHeading"/>
        <w:rPr>
          <w:rFonts w:hint="eastAsia"/>
        </w:rPr>
      </w:pPr>
    </w:p>
    <w:p w14:paraId="68394D18" w14:textId="77777777" w:rsidR="005F28C9" w:rsidRPr="00867293" w:rsidRDefault="005F28C9" w:rsidP="005F28C9">
      <w:pPr>
        <w:pStyle w:val="SectionHeading"/>
      </w:pPr>
      <w:r w:rsidRPr="00867293">
        <w:t>References</w:t>
      </w:r>
    </w:p>
    <w:p w14:paraId="28357A39" w14:textId="21236559" w:rsidR="00EE335C" w:rsidRPr="00EE335C" w:rsidRDefault="00CB3E3C" w:rsidP="00EE335C">
      <w:pPr>
        <w:ind w:left="284" w:hanging="284"/>
        <w:jc w:val="both"/>
      </w:pPr>
      <w:r>
        <w:t>[</w:t>
      </w:r>
      <w:r w:rsidR="00EE335C" w:rsidRPr="00EE335C">
        <w:t>1</w:t>
      </w:r>
      <w:r>
        <w:t>]</w:t>
      </w:r>
      <w:r w:rsidR="00EE335C" w:rsidRPr="00EE335C">
        <w:t xml:space="preserve"> Global 4 Ports Average Prices Singapore-Rotterdam-LA/LB Houston. Available online: </w:t>
      </w:r>
      <w:hyperlink r:id="rId28" w:tgtFrame="_blank" w:history="1">
        <w:r w:rsidR="00EE335C" w:rsidRPr="00EE335C">
          <w:t>https://shipandbunker.com/prices/av</w:t>
        </w:r>
      </w:hyperlink>
      <w:r w:rsidR="00EE335C" w:rsidRPr="00EE335C">
        <w:t xml:space="preserve"> (Accessed on .4.27 2022).</w:t>
      </w:r>
    </w:p>
    <w:p w14:paraId="269EAF48" w14:textId="778896DB" w:rsidR="00EE335C" w:rsidRPr="00EE335C" w:rsidRDefault="00CB3E3C" w:rsidP="00EE335C">
      <w:pPr>
        <w:ind w:left="284" w:hanging="284"/>
        <w:jc w:val="both"/>
      </w:pPr>
      <w:r>
        <w:t>[</w:t>
      </w:r>
      <w:r w:rsidR="00EE335C" w:rsidRPr="00EE335C">
        <w:t>2</w:t>
      </w:r>
      <w:r>
        <w:t>]</w:t>
      </w:r>
      <w:r w:rsidR="00EE335C" w:rsidRPr="00EE335C">
        <w:t xml:space="preserve"> </w:t>
      </w:r>
      <w:proofErr w:type="spellStart"/>
      <w:r w:rsidR="00EE335C" w:rsidRPr="00EE335C">
        <w:t>Lindstad</w:t>
      </w:r>
      <w:proofErr w:type="spellEnd"/>
      <w:r w:rsidR="00EE335C" w:rsidRPr="00EE335C">
        <w:t xml:space="preserve">, H.; </w:t>
      </w:r>
      <w:proofErr w:type="spellStart"/>
      <w:r w:rsidR="00EE335C" w:rsidRPr="00EE335C">
        <w:t>Asbjørnslett</w:t>
      </w:r>
      <w:proofErr w:type="spellEnd"/>
      <w:r w:rsidR="00EE335C" w:rsidRPr="00EE335C">
        <w:t xml:space="preserve">, B.E.; </w:t>
      </w:r>
      <w:proofErr w:type="spellStart"/>
      <w:r w:rsidR="00EE335C" w:rsidRPr="00EE335C">
        <w:t>Strømman</w:t>
      </w:r>
      <w:proofErr w:type="spellEnd"/>
      <w:r w:rsidR="00EE335C" w:rsidRPr="00EE335C">
        <w:t>, A.H. Reductions in greenhouse gas emissions and cost by shipping at lower speeds. Energy Policy 2011, 39, 3456-3464.</w:t>
      </w:r>
    </w:p>
    <w:p w14:paraId="30B71714" w14:textId="0C5484D4" w:rsidR="00EE335C" w:rsidRPr="00EE335C" w:rsidRDefault="00CB3E3C" w:rsidP="00EE335C">
      <w:pPr>
        <w:ind w:left="284" w:hanging="284"/>
        <w:jc w:val="both"/>
      </w:pPr>
      <w:r>
        <w:t>[</w:t>
      </w:r>
      <w:r w:rsidR="00EE335C" w:rsidRPr="00EE335C">
        <w:t>3</w:t>
      </w:r>
      <w:r>
        <w:t>]</w:t>
      </w:r>
      <w:r w:rsidR="00EE335C" w:rsidRPr="00EE335C">
        <w:t xml:space="preserve"> A. T. de Almeida; F. J. T. E. Ferreira; D. Both Technical and </w:t>
      </w:r>
      <w:proofErr w:type="spellStart"/>
      <w:r w:rsidR="00EE335C" w:rsidRPr="00EE335C">
        <w:t>economical</w:t>
      </w:r>
      <w:proofErr w:type="spellEnd"/>
      <w:r w:rsidR="00EE335C" w:rsidRPr="00EE335C">
        <w:t xml:space="preserve"> considerations in the application of variable speed drives with electric motor systems, - Conference, 2004 IEEE Industrial and Commercial Power Systems Technical, 2004</w:t>
      </w:r>
      <w:proofErr w:type="gramStart"/>
      <w:r w:rsidR="00EE335C" w:rsidRPr="00EE335C">
        <w:t>; ,</w:t>
      </w:r>
      <w:proofErr w:type="gramEnd"/>
      <w:r w:rsidR="00EE335C" w:rsidRPr="00EE335C">
        <w:t xml:space="preserve"> pp. 136-144.</w:t>
      </w:r>
    </w:p>
    <w:p w14:paraId="7AFD1D66" w14:textId="23CA30BE" w:rsidR="00EE335C" w:rsidRPr="00EE335C" w:rsidRDefault="00CB3E3C" w:rsidP="00EE335C">
      <w:pPr>
        <w:ind w:left="284" w:hanging="284"/>
        <w:jc w:val="both"/>
      </w:pPr>
      <w:r>
        <w:t>[</w:t>
      </w:r>
      <w:r w:rsidR="00EE335C" w:rsidRPr="00EE335C">
        <w:t>4</w:t>
      </w:r>
      <w:r>
        <w:t>]</w:t>
      </w:r>
      <w:r w:rsidR="00EE335C" w:rsidRPr="00EE335C">
        <w:t xml:space="preserve"> De Almeida, A.; Ferreira, F.; Fonseca, P.; Chretien, B.; Falkner, H.; Reichert, J.C.; West, M.; Nielsen, S.B.; Both, D. VSDs for electric motor systems. Final Report, SAVE </w:t>
      </w:r>
      <w:proofErr w:type="spellStart"/>
      <w:r w:rsidR="00EE335C" w:rsidRPr="00EE335C">
        <w:t>Programme</w:t>
      </w:r>
      <w:proofErr w:type="spellEnd"/>
      <w:r w:rsidR="00EE335C" w:rsidRPr="00EE335C">
        <w:t>, European Commission, Brussels 2001.</w:t>
      </w:r>
    </w:p>
    <w:p w14:paraId="5B5DC8AA" w14:textId="4528A809" w:rsidR="00EE335C" w:rsidRPr="00EE335C" w:rsidRDefault="00CB3E3C" w:rsidP="00EE335C">
      <w:pPr>
        <w:ind w:left="284" w:hanging="284"/>
        <w:jc w:val="both"/>
      </w:pPr>
      <w:r>
        <w:t>[</w:t>
      </w:r>
      <w:r w:rsidR="00EE335C" w:rsidRPr="00EE335C">
        <w:t>5</w:t>
      </w:r>
      <w:r>
        <w:t>]</w:t>
      </w:r>
      <w:r w:rsidR="00EE335C" w:rsidRPr="00EE335C">
        <w:t xml:space="preserve"> Oh, J.; Jo, K.; Kwak, J.; </w:t>
      </w:r>
      <w:proofErr w:type="spellStart"/>
      <w:r w:rsidR="00EE335C" w:rsidRPr="00EE335C">
        <w:t>Jin</w:t>
      </w:r>
      <w:proofErr w:type="spellEnd"/>
      <w:r w:rsidR="00EE335C" w:rsidRPr="00EE335C">
        <w:t>, S.; Kim, J.; Lee, H. A Study on the Energy Saving System with the LabVIEW, Proceedings of the Korean Society of Marine Engineers Conference, The Korean Society of Marine Engineering: 2005</w:t>
      </w:r>
      <w:proofErr w:type="gramStart"/>
      <w:r w:rsidR="00EE335C" w:rsidRPr="00EE335C">
        <w:t>; ,</w:t>
      </w:r>
      <w:proofErr w:type="gramEnd"/>
      <w:r w:rsidR="00EE335C" w:rsidRPr="00EE335C">
        <w:t xml:space="preserve"> pp. 250-251.</w:t>
      </w:r>
    </w:p>
    <w:p w14:paraId="37E81047" w14:textId="52F81B88" w:rsidR="00EE335C" w:rsidRPr="00EE335C" w:rsidRDefault="00CB3E3C" w:rsidP="00EE335C">
      <w:pPr>
        <w:ind w:left="284" w:hanging="284"/>
        <w:jc w:val="both"/>
      </w:pPr>
      <w:r>
        <w:t>[</w:t>
      </w:r>
      <w:r w:rsidR="00EE335C" w:rsidRPr="00EE335C">
        <w:t>6</w:t>
      </w:r>
      <w:r>
        <w:t xml:space="preserve">] </w:t>
      </w:r>
      <w:r w:rsidR="00EE335C" w:rsidRPr="00EE335C">
        <w:t xml:space="preserve">Lee, J.; </w:t>
      </w:r>
      <w:proofErr w:type="spellStart"/>
      <w:r w:rsidR="00EE335C" w:rsidRPr="00EE335C">
        <w:t>Yoo</w:t>
      </w:r>
      <w:proofErr w:type="spellEnd"/>
      <w:r w:rsidR="00EE335C" w:rsidRPr="00EE335C">
        <w:t xml:space="preserve">, H.; Kim, Y.; Oh, J. A Study on the Energy Saving Method by controlling Capacity of </w:t>
      </w:r>
      <w:r w:rsidR="00EE335C" w:rsidRPr="00EE335C">
        <w:lastRenderedPageBreak/>
        <w:t>Sea Water Pump in Central Cooling System for Vessel. Journal of Advanced Marine Engineering and Technology 2007, 31, 592-598.</w:t>
      </w:r>
    </w:p>
    <w:p w14:paraId="5CC54A8F" w14:textId="40AF3483" w:rsidR="00EE335C" w:rsidRPr="00EE335C" w:rsidRDefault="00CB3E3C" w:rsidP="00EE335C">
      <w:pPr>
        <w:ind w:left="284" w:hanging="284"/>
        <w:jc w:val="both"/>
      </w:pPr>
      <w:r>
        <w:t>[</w:t>
      </w:r>
      <w:r w:rsidR="00EE335C" w:rsidRPr="00EE335C">
        <w:t>7</w:t>
      </w:r>
      <w:r>
        <w:t>]</w:t>
      </w:r>
      <w:r w:rsidR="00EE335C" w:rsidRPr="00EE335C">
        <w:t xml:space="preserve">. Yun-Hyung Kim A Study on Suitable Electric Energy Saving System for the Cooling System of </w:t>
      </w:r>
      <w:proofErr w:type="gramStart"/>
      <w:r w:rsidR="00EE335C" w:rsidRPr="00EE335C">
        <w:t>Vessel .</w:t>
      </w:r>
      <w:proofErr w:type="gramEnd"/>
      <w:r w:rsidR="00EE335C" w:rsidRPr="00EE335C">
        <w:t xml:space="preserve"> Korea Maritime and Ocean University 2008.</w:t>
      </w:r>
    </w:p>
    <w:p w14:paraId="17CA36D4" w14:textId="5D5025E8" w:rsidR="00EE335C" w:rsidRPr="00EE335C" w:rsidRDefault="00CB3E3C" w:rsidP="00EE335C">
      <w:pPr>
        <w:ind w:left="284" w:hanging="284"/>
        <w:jc w:val="both"/>
      </w:pPr>
      <w:r>
        <w:t>[</w:t>
      </w:r>
      <w:r w:rsidR="00EE335C" w:rsidRPr="00EE335C">
        <w:t>8</w:t>
      </w:r>
      <w:r>
        <w:t>]</w:t>
      </w:r>
      <w:r w:rsidR="00EE335C" w:rsidRPr="00EE335C">
        <w:t xml:space="preserve"> Kim, Y.; Bae, S.; Jung, S.; Oh, J. Study on the electric energy saving system in marine cooling system. Journal of Advanced Marine Engineering and Technology 2008, 32, 1157-1163.</w:t>
      </w:r>
    </w:p>
    <w:p w14:paraId="43A6258D" w14:textId="1A1AE6E4" w:rsidR="00EE335C" w:rsidRPr="00EE335C" w:rsidRDefault="00CB3E3C" w:rsidP="00EE335C">
      <w:pPr>
        <w:ind w:left="284" w:hanging="284"/>
        <w:jc w:val="both"/>
      </w:pPr>
      <w:r>
        <w:t>[</w:t>
      </w:r>
      <w:r w:rsidR="00EE335C" w:rsidRPr="00EE335C">
        <w:t>9</w:t>
      </w:r>
      <w:r>
        <w:t>]</w:t>
      </w:r>
      <w:r w:rsidR="00EE335C" w:rsidRPr="00EE335C">
        <w:t xml:space="preserve"> Hong, S.H.; Kim, C.S.; Hong, K.E.; Oh, J.S.; Lee, J.U. Application for RPM Control of Cooling Sea Water Pump in Central Cooling System for Ship. Journal of the Korean Society of Marine Engineering 2007, 2007, 29-32.</w:t>
      </w:r>
    </w:p>
    <w:p w14:paraId="57FB7773" w14:textId="644AA627" w:rsidR="00EE335C" w:rsidRPr="00EE335C" w:rsidRDefault="00CB3E3C" w:rsidP="00EE335C">
      <w:pPr>
        <w:ind w:left="284" w:hanging="284"/>
        <w:jc w:val="both"/>
      </w:pPr>
      <w:r>
        <w:t>[</w:t>
      </w:r>
      <w:r w:rsidR="00EE335C" w:rsidRPr="00EE335C">
        <w:t>10</w:t>
      </w:r>
      <w:r>
        <w:t>]</w:t>
      </w:r>
      <w:r w:rsidR="00EE335C" w:rsidRPr="00EE335C">
        <w:t xml:space="preserve"> C. </w:t>
      </w:r>
      <w:proofErr w:type="spellStart"/>
      <w:r w:rsidR="00EE335C" w:rsidRPr="00EE335C">
        <w:t>Su</w:t>
      </w:r>
      <w:proofErr w:type="spellEnd"/>
      <w:r w:rsidR="00EE335C" w:rsidRPr="00EE335C">
        <w:t>; W. Chung; K. Yu An Energy-Savings Evaluation Method for Variable-Frequency-Drive Applications on Ship Central Cooling Systems. IEEE Transactions on Industry Applications 2014, 50, 1286-1294, DOI 10.1109/TIA.2013.2271991.</w:t>
      </w:r>
    </w:p>
    <w:p w14:paraId="65225FD3" w14:textId="70C68C59" w:rsidR="00EE335C" w:rsidRPr="00EE335C" w:rsidRDefault="00CB3E3C" w:rsidP="00EE335C">
      <w:pPr>
        <w:ind w:left="284" w:hanging="284"/>
        <w:jc w:val="both"/>
      </w:pPr>
      <w:r>
        <w:t>[</w:t>
      </w:r>
      <w:r w:rsidR="00EE335C" w:rsidRPr="00EE335C">
        <w:t>11</w:t>
      </w:r>
      <w:r>
        <w:t>]</w:t>
      </w:r>
      <w:r w:rsidR="00EE335C" w:rsidRPr="00EE335C">
        <w:t xml:space="preserve"> S. </w:t>
      </w:r>
      <w:proofErr w:type="spellStart"/>
      <w:r w:rsidR="00EE335C" w:rsidRPr="00EE335C">
        <w:t>Yimchoy</w:t>
      </w:r>
      <w:proofErr w:type="spellEnd"/>
      <w:r w:rsidR="00EE335C" w:rsidRPr="00EE335C">
        <w:t xml:space="preserve">; U. </w:t>
      </w:r>
      <w:proofErr w:type="spellStart"/>
      <w:r w:rsidR="00EE335C" w:rsidRPr="00EE335C">
        <w:t>Supatti</w:t>
      </w:r>
      <w:proofErr w:type="spellEnd"/>
      <w:r w:rsidR="00EE335C" w:rsidRPr="00EE335C">
        <w:t xml:space="preserve"> An Energy-Savings Evaluation Method for Variable-Frequency-Drive Applications on Water Pump Systems, - 2021 24th International Conference on Electrical Machines and Systems (ICEMS), 2021</w:t>
      </w:r>
      <w:proofErr w:type="gramStart"/>
      <w:r w:rsidR="00EE335C" w:rsidRPr="00EE335C">
        <w:t>; ,</w:t>
      </w:r>
      <w:proofErr w:type="gramEnd"/>
      <w:r w:rsidR="00EE335C" w:rsidRPr="00EE335C">
        <w:t xml:space="preserve"> pp. 603-608.</w:t>
      </w:r>
    </w:p>
    <w:p w14:paraId="72C314D0" w14:textId="6E5B0A1B" w:rsidR="00EE335C" w:rsidRPr="00EE335C" w:rsidRDefault="00CB3E3C" w:rsidP="00EE335C">
      <w:pPr>
        <w:ind w:left="284" w:hanging="284"/>
        <w:jc w:val="both"/>
      </w:pPr>
      <w:r>
        <w:t>[</w:t>
      </w:r>
      <w:r w:rsidR="00EE335C" w:rsidRPr="00EE335C">
        <w:t>12</w:t>
      </w:r>
      <w:r>
        <w:t>]</w:t>
      </w:r>
      <w:r w:rsidR="00EE335C" w:rsidRPr="00EE335C">
        <w:t xml:space="preserve"> </w:t>
      </w:r>
      <w:proofErr w:type="spellStart"/>
      <w:r w:rsidR="00EE335C" w:rsidRPr="00EE335C">
        <w:t>Kocak</w:t>
      </w:r>
      <w:proofErr w:type="spellEnd"/>
      <w:r w:rsidR="00EE335C" w:rsidRPr="00EE335C">
        <w:t xml:space="preserve">, G.; </w:t>
      </w:r>
      <w:proofErr w:type="spellStart"/>
      <w:r w:rsidR="00EE335C" w:rsidRPr="00EE335C">
        <w:t>Durmusoglu</w:t>
      </w:r>
      <w:proofErr w:type="spellEnd"/>
      <w:r w:rsidR="00EE335C" w:rsidRPr="00EE335C">
        <w:t xml:space="preserve">, Y. Energy efficiency analysis of a ship’s central cooling system using variable speed pump. null 2018, 17, 43-51, DOI 10.1080/20464177.2017.1283192. Available online: </w:t>
      </w:r>
      <w:hyperlink r:id="rId29" w:tgtFrame="_blank" w:history="1">
        <w:r w:rsidR="00EE335C" w:rsidRPr="00EE335C">
          <w:t>https://doi-org.libproxy.kmou.ac.kr/10.1080/20464177.2017.1283192.</w:t>
        </w:r>
      </w:hyperlink>
    </w:p>
    <w:p w14:paraId="410276BC" w14:textId="4A8193CC" w:rsidR="00EE335C" w:rsidRPr="00EE335C" w:rsidRDefault="00CB3E3C" w:rsidP="00EE335C">
      <w:pPr>
        <w:ind w:left="284" w:hanging="284"/>
        <w:jc w:val="both"/>
      </w:pPr>
      <w:r>
        <w:t>[</w:t>
      </w:r>
      <w:r w:rsidR="00EE335C" w:rsidRPr="00EE335C">
        <w:t>13</w:t>
      </w:r>
      <w:r>
        <w:t>]</w:t>
      </w:r>
      <w:r w:rsidR="00EE335C" w:rsidRPr="00EE335C">
        <w:t xml:space="preserve"> </w:t>
      </w:r>
      <w:proofErr w:type="spellStart"/>
      <w:r w:rsidR="00EE335C" w:rsidRPr="00EE335C">
        <w:t>Pariotis</w:t>
      </w:r>
      <w:proofErr w:type="spellEnd"/>
      <w:r w:rsidR="00EE335C" w:rsidRPr="00EE335C">
        <w:t xml:space="preserve">, E.G.; </w:t>
      </w:r>
      <w:proofErr w:type="spellStart"/>
      <w:r w:rsidR="00EE335C" w:rsidRPr="00EE335C">
        <w:t>Zannis</w:t>
      </w:r>
      <w:proofErr w:type="spellEnd"/>
      <w:r w:rsidR="00EE335C" w:rsidRPr="00EE335C">
        <w:t xml:space="preserve">, T.C.; </w:t>
      </w:r>
      <w:proofErr w:type="spellStart"/>
      <w:r w:rsidR="00EE335C" w:rsidRPr="00EE335C">
        <w:t>Katsanis</w:t>
      </w:r>
      <w:proofErr w:type="spellEnd"/>
      <w:r w:rsidR="00EE335C" w:rsidRPr="00EE335C">
        <w:t xml:space="preserve">, J.S. An Integrated Approach for the Assessment of Central Cooling Retrofit Using Variable Speed Drive Pump in Marine Applications. J Mar Sci </w:t>
      </w:r>
      <w:proofErr w:type="spellStart"/>
      <w:r w:rsidR="00EE335C" w:rsidRPr="00EE335C">
        <w:t>Eng</w:t>
      </w:r>
      <w:proofErr w:type="spellEnd"/>
      <w:r w:rsidR="00EE335C" w:rsidRPr="00EE335C">
        <w:t xml:space="preserve"> 2019, 7, 253, DOI 10.3390/jmse7080253.</w:t>
      </w:r>
    </w:p>
    <w:p w14:paraId="1691D7DA" w14:textId="44A90898" w:rsidR="00EE335C" w:rsidRPr="00EE335C" w:rsidRDefault="00CB3E3C" w:rsidP="00EE335C">
      <w:pPr>
        <w:ind w:left="284" w:hanging="284"/>
        <w:jc w:val="both"/>
      </w:pPr>
      <w:r>
        <w:t>[</w:t>
      </w:r>
      <w:r w:rsidR="00EE335C" w:rsidRPr="00EE335C">
        <w:t>14</w:t>
      </w:r>
      <w:r>
        <w:t>]</w:t>
      </w:r>
      <w:r w:rsidR="00EE335C" w:rsidRPr="00EE335C">
        <w:t xml:space="preserve"> </w:t>
      </w:r>
      <w:proofErr w:type="spellStart"/>
      <w:r w:rsidR="00EE335C" w:rsidRPr="00EE335C">
        <w:t>Giannoutsos</w:t>
      </w:r>
      <w:proofErr w:type="spellEnd"/>
      <w:r w:rsidR="00EE335C" w:rsidRPr="00EE335C">
        <w:t>, S.V.; Manias, S.N. A data-driven process controller for energy-efficient variable-speed pump operation in the central cooling water system of marine vessels. IEEE Trans Ind Electron 2014, 62, 587-598.</w:t>
      </w:r>
    </w:p>
    <w:p w14:paraId="74127998" w14:textId="6A3E505F" w:rsidR="00EE335C" w:rsidRPr="00EE335C" w:rsidRDefault="00CB3E3C" w:rsidP="00EE335C">
      <w:pPr>
        <w:ind w:left="284" w:hanging="284"/>
        <w:jc w:val="both"/>
      </w:pPr>
      <w:r>
        <w:t>[</w:t>
      </w:r>
      <w:r w:rsidR="00EE335C" w:rsidRPr="00EE335C">
        <w:t>15</w:t>
      </w:r>
      <w:r>
        <w:t>]</w:t>
      </w:r>
      <w:r w:rsidR="00EE335C" w:rsidRPr="00EE335C">
        <w:t xml:space="preserve"> Lee, C.; Jeon, T.; Jung, B.; Lee, Y. Design of Energy Saving Controllers for Central Cooling Water Systems. Journal of Marine Science and Engineering 2021, 9, 513.</w:t>
      </w:r>
    </w:p>
    <w:p w14:paraId="03CFAD4A" w14:textId="19C407BC" w:rsidR="00EE335C" w:rsidRPr="00EE335C" w:rsidRDefault="00CB3E3C" w:rsidP="00EE335C">
      <w:pPr>
        <w:ind w:left="284" w:hanging="284"/>
        <w:jc w:val="both"/>
      </w:pPr>
      <w:r>
        <w:t>[</w:t>
      </w:r>
      <w:r w:rsidR="00EE335C" w:rsidRPr="00EE335C">
        <w:t>16</w:t>
      </w:r>
      <w:r>
        <w:t>]</w:t>
      </w:r>
      <w:r w:rsidR="00EE335C" w:rsidRPr="00EE335C">
        <w:t xml:space="preserve"> Jeon, T.; Lee, C.; </w:t>
      </w:r>
      <w:proofErr w:type="spellStart"/>
      <w:r w:rsidR="00EE335C" w:rsidRPr="00EE335C">
        <w:t>Hur</w:t>
      </w:r>
      <w:proofErr w:type="spellEnd"/>
      <w:r w:rsidR="00EE335C" w:rsidRPr="00EE335C">
        <w:t>, J. A Study on the Control Solution of Ship’s Central Fresh Water-Cooling System for Efficient Energy Control Based on Merchant Training Ship. Journal of Marine Science and Engineering 2022, 10, 679.</w:t>
      </w:r>
    </w:p>
    <w:p w14:paraId="5137A71B" w14:textId="38BEADC1" w:rsidR="00EE335C" w:rsidRPr="00EE335C" w:rsidRDefault="00CB3E3C" w:rsidP="00EE335C">
      <w:pPr>
        <w:ind w:left="284" w:hanging="284"/>
        <w:jc w:val="both"/>
      </w:pPr>
      <w:r>
        <w:t>[</w:t>
      </w:r>
      <w:r w:rsidR="00EE335C" w:rsidRPr="00EE335C">
        <w:t>17</w:t>
      </w:r>
      <w:r>
        <w:t>]</w:t>
      </w:r>
      <w:r w:rsidR="00EE335C" w:rsidRPr="00EE335C">
        <w:t xml:space="preserve"> Hanjin Heavy Industry S148, T/S </w:t>
      </w:r>
      <w:proofErr w:type="spellStart"/>
      <w:r w:rsidR="00EE335C" w:rsidRPr="00EE335C">
        <w:t>Hannara</w:t>
      </w:r>
      <w:proofErr w:type="spellEnd"/>
      <w:r w:rsidR="00EE335C" w:rsidRPr="00EE335C">
        <w:t>, Heat Balance Calculation. 2018.</w:t>
      </w:r>
    </w:p>
    <w:p w14:paraId="5F128BA0" w14:textId="49FC4109" w:rsidR="00EE335C" w:rsidRPr="00EE335C" w:rsidRDefault="00CB3E3C" w:rsidP="00EE335C">
      <w:pPr>
        <w:ind w:left="284" w:hanging="284"/>
        <w:jc w:val="both"/>
      </w:pPr>
      <w:r>
        <w:t>[</w:t>
      </w:r>
      <w:r w:rsidR="00EE335C" w:rsidRPr="00EE335C">
        <w:t>18</w:t>
      </w:r>
      <w:r>
        <w:t xml:space="preserve">] </w:t>
      </w:r>
      <w:r w:rsidR="00EE335C" w:rsidRPr="00EE335C">
        <w:t xml:space="preserve">MATLAB Help Center - </w:t>
      </w:r>
      <w:proofErr w:type="spellStart"/>
      <w:r w:rsidR="00EE335C" w:rsidRPr="00EE335C">
        <w:t>Simscape</w:t>
      </w:r>
      <w:proofErr w:type="spellEnd"/>
      <w:r w:rsidR="00EE335C" w:rsidRPr="00EE335C">
        <w:t xml:space="preserve"> Centrifugal Pump (TL). Available online: </w:t>
      </w:r>
      <w:hyperlink r:id="rId30" w:tgtFrame="_blank" w:history="1">
        <w:r w:rsidR="00EE335C" w:rsidRPr="00EE335C">
          <w:t>https://www.mathworks.com/help/releases/R2020b/physmod/hydro/ref/centrifugalpumptl.html.</w:t>
        </w:r>
      </w:hyperlink>
    </w:p>
    <w:p w14:paraId="65836AA4" w14:textId="4C13E9C0" w:rsidR="00EE335C" w:rsidRPr="00EE335C" w:rsidRDefault="00CB3E3C" w:rsidP="00EE335C">
      <w:pPr>
        <w:ind w:left="284" w:hanging="284"/>
        <w:jc w:val="both"/>
      </w:pPr>
      <w:r>
        <w:t>[</w:t>
      </w:r>
      <w:r w:rsidR="00EE335C" w:rsidRPr="00EE335C">
        <w:t>19</w:t>
      </w:r>
      <w:r>
        <w:t>]</w:t>
      </w:r>
      <w:r w:rsidR="00EE335C" w:rsidRPr="00EE335C">
        <w:t xml:space="preserve"> MATLAB Help Center - </w:t>
      </w:r>
      <w:proofErr w:type="spellStart"/>
      <w:r w:rsidR="00EE335C" w:rsidRPr="00EE335C">
        <w:t>Simscape</w:t>
      </w:r>
      <w:proofErr w:type="spellEnd"/>
      <w:r w:rsidR="00EE335C" w:rsidRPr="00EE335C">
        <w:t xml:space="preserve"> 3-Way Directional </w:t>
      </w:r>
      <w:proofErr w:type="spellStart"/>
      <w:proofErr w:type="gramStart"/>
      <w:r w:rsidR="00EE335C" w:rsidRPr="00EE335C">
        <w:t>Vave</w:t>
      </w:r>
      <w:proofErr w:type="spellEnd"/>
      <w:r w:rsidR="00EE335C" w:rsidRPr="00EE335C">
        <w:t>(</w:t>
      </w:r>
      <w:proofErr w:type="gramEnd"/>
      <w:r w:rsidR="00EE335C" w:rsidRPr="00EE335C">
        <w:t xml:space="preserve">TL). Available online: </w:t>
      </w:r>
      <w:hyperlink r:id="rId31" w:tgtFrame="_blank" w:history="1">
        <w:r w:rsidR="00EE335C" w:rsidRPr="00EE335C">
          <w:t>https://www.mathworks.com/help/physmod/hydro/ref/3waydirectionalvalvetl.html</w:t>
        </w:r>
      </w:hyperlink>
      <w:r w:rsidR="00EE335C" w:rsidRPr="00EE335C">
        <w:t xml:space="preserve"> (Accessed on .7.18 2022).</w:t>
      </w:r>
    </w:p>
    <w:p w14:paraId="7D9EF688" w14:textId="6DD65744" w:rsidR="00EE335C" w:rsidRPr="00EE335C" w:rsidRDefault="00CB3E3C" w:rsidP="00EE335C">
      <w:pPr>
        <w:ind w:left="284" w:hanging="284"/>
        <w:jc w:val="both"/>
      </w:pPr>
      <w:r>
        <w:t>[</w:t>
      </w:r>
      <w:r w:rsidR="00EE335C" w:rsidRPr="00EE335C">
        <w:t>20</w:t>
      </w:r>
      <w:r>
        <w:t>]</w:t>
      </w:r>
      <w:r w:rsidR="00EE335C" w:rsidRPr="00EE335C">
        <w:t xml:space="preserve"> MATLAB Help Center- </w:t>
      </w:r>
      <w:proofErr w:type="spellStart"/>
      <w:r w:rsidR="00EE335C" w:rsidRPr="00EE335C">
        <w:t>Simscape</w:t>
      </w:r>
      <w:proofErr w:type="spellEnd"/>
      <w:r w:rsidR="00EE335C" w:rsidRPr="00EE335C">
        <w:t xml:space="preserve"> Heat </w:t>
      </w:r>
      <w:proofErr w:type="gramStart"/>
      <w:r w:rsidR="00EE335C" w:rsidRPr="00EE335C">
        <w:t>Exchanger(</w:t>
      </w:r>
      <w:proofErr w:type="gramEnd"/>
      <w:r w:rsidR="00EE335C" w:rsidRPr="00EE335C">
        <w:t xml:space="preserve">TL-TL). Available online: </w:t>
      </w:r>
      <w:hyperlink r:id="rId32" w:tgtFrame="_blank" w:history="1">
        <w:r w:rsidR="00EE335C" w:rsidRPr="00EE335C">
          <w:t>https://www.mathworks.com/help/releases/R2020b/physmod/hydro/ref/heatexchangertltl.html</w:t>
        </w:r>
      </w:hyperlink>
      <w:r w:rsidR="00EE335C" w:rsidRPr="00EE335C">
        <w:t xml:space="preserve"> (Accessed on .7.15 2022).</w:t>
      </w:r>
    </w:p>
    <w:p w14:paraId="5664C142" w14:textId="444D828D" w:rsidR="00EE335C" w:rsidRPr="00EE335C" w:rsidRDefault="00CB3E3C" w:rsidP="00EE335C">
      <w:pPr>
        <w:ind w:left="284" w:hanging="284"/>
        <w:jc w:val="both"/>
      </w:pPr>
      <w:r>
        <w:lastRenderedPageBreak/>
        <w:t>[</w:t>
      </w:r>
      <w:r w:rsidR="00EE335C" w:rsidRPr="00EE335C">
        <w:t>21</w:t>
      </w:r>
      <w:r>
        <w:t>]</w:t>
      </w:r>
      <w:r w:rsidR="00EE335C" w:rsidRPr="00EE335C">
        <w:t xml:space="preserve"> BY Controls, I. S148, T/S </w:t>
      </w:r>
      <w:proofErr w:type="spellStart"/>
      <w:r w:rsidR="00EE335C" w:rsidRPr="00EE335C">
        <w:t>Hannara</w:t>
      </w:r>
      <w:proofErr w:type="spellEnd"/>
      <w:r w:rsidR="00EE335C" w:rsidRPr="00EE335C">
        <w:t>, Control Valve Specification Sheet. Hanjin Heavy Industries 2018.</w:t>
      </w:r>
    </w:p>
    <w:p w14:paraId="7256D292" w14:textId="596499A6" w:rsidR="00EE335C" w:rsidRPr="00EE335C" w:rsidRDefault="00CB3E3C" w:rsidP="00EE335C">
      <w:pPr>
        <w:ind w:left="284" w:hanging="284"/>
        <w:jc w:val="both"/>
      </w:pPr>
      <w:r>
        <w:t>[</w:t>
      </w:r>
      <w:r w:rsidR="00EE335C" w:rsidRPr="00EE335C">
        <w:t>22</w:t>
      </w:r>
      <w:r>
        <w:t>]</w:t>
      </w:r>
      <w:r w:rsidR="00EE335C" w:rsidRPr="00EE335C">
        <w:t xml:space="preserve"> Hanjin Heavy Industry S</w:t>
      </w:r>
      <w:proofErr w:type="gramStart"/>
      <w:r w:rsidR="00EE335C" w:rsidRPr="00EE335C">
        <w:t>148,T</w:t>
      </w:r>
      <w:proofErr w:type="gramEnd"/>
      <w:r w:rsidR="00EE335C" w:rsidRPr="00EE335C">
        <w:t xml:space="preserve">/S </w:t>
      </w:r>
      <w:proofErr w:type="spellStart"/>
      <w:r w:rsidR="00EE335C" w:rsidRPr="00EE335C">
        <w:t>Hannara</w:t>
      </w:r>
      <w:proofErr w:type="spellEnd"/>
      <w:r w:rsidR="00EE335C" w:rsidRPr="00EE335C">
        <w:t>, Plate Cooler Final. 2018.</w:t>
      </w:r>
    </w:p>
    <w:p w14:paraId="07D923D4" w14:textId="2D14D2F6" w:rsidR="00EE335C" w:rsidRPr="00EE335C" w:rsidRDefault="00CB3E3C" w:rsidP="00EE335C">
      <w:pPr>
        <w:ind w:left="284" w:hanging="284"/>
        <w:jc w:val="both"/>
      </w:pPr>
      <w:r>
        <w:t>[</w:t>
      </w:r>
      <w:r w:rsidR="00EE335C" w:rsidRPr="00EE335C">
        <w:t>23</w:t>
      </w:r>
      <w:r>
        <w:t>]</w:t>
      </w:r>
      <w:r w:rsidR="00EE335C" w:rsidRPr="00EE335C">
        <w:t xml:space="preserve"> Shin </w:t>
      </w:r>
      <w:proofErr w:type="spellStart"/>
      <w:r w:rsidR="00EE335C" w:rsidRPr="00EE335C">
        <w:t>Shin</w:t>
      </w:r>
      <w:proofErr w:type="spellEnd"/>
      <w:r w:rsidR="00EE335C" w:rsidRPr="00EE335C">
        <w:t xml:space="preserve"> Machinery Co., L. S148, T/S </w:t>
      </w:r>
      <w:proofErr w:type="spellStart"/>
      <w:r w:rsidR="00EE335C" w:rsidRPr="00EE335C">
        <w:t>Hannara</w:t>
      </w:r>
      <w:proofErr w:type="spellEnd"/>
      <w:r w:rsidR="00EE335C" w:rsidRPr="00EE335C">
        <w:t>, Pump Test Record. Hanjin Heavy Industries 2017.</w:t>
      </w:r>
    </w:p>
    <w:p w14:paraId="30402800" w14:textId="0EFD3A23" w:rsidR="00EE335C" w:rsidRPr="00EE335C" w:rsidRDefault="00CB3E3C" w:rsidP="00CB3E3C">
      <w:pPr>
        <w:ind w:left="284" w:hanging="284"/>
        <w:jc w:val="both"/>
      </w:pPr>
      <w:r>
        <w:t>[</w:t>
      </w:r>
      <w:r w:rsidR="00EE335C" w:rsidRPr="00EE335C">
        <w:t>24</w:t>
      </w:r>
      <w:r>
        <w:t xml:space="preserve">] </w:t>
      </w:r>
      <w:r w:rsidR="00EE335C" w:rsidRPr="00EE335C">
        <w:t xml:space="preserve">On the modeling of a centrifugal pump. Available online: </w:t>
      </w:r>
      <w:hyperlink r:id="rId33" w:tgtFrame="_blank" w:history="1">
        <w:r w:rsidR="00EE335C" w:rsidRPr="00EE335C">
          <w:t>https://www.researchgate.net/publication/333292922_On_the_modeling_of_a_centrifugal_pump</w:t>
        </w:r>
      </w:hyperlink>
      <w:r w:rsidR="00EE335C" w:rsidRPr="00EE335C">
        <w:t xml:space="preserve"> (Accessed on .5.13 2022).</w:t>
      </w:r>
    </w:p>
    <w:p w14:paraId="284B5361" w14:textId="19071F07" w:rsidR="00EE335C" w:rsidRPr="00EE335C" w:rsidRDefault="00CB3E3C" w:rsidP="00EE335C">
      <w:pPr>
        <w:ind w:left="284" w:hanging="284"/>
        <w:jc w:val="both"/>
      </w:pPr>
      <w:r>
        <w:t>[</w:t>
      </w:r>
      <w:r w:rsidR="00EE335C" w:rsidRPr="00EE335C">
        <w:t>25</w:t>
      </w:r>
      <w:r>
        <w:t>]</w:t>
      </w:r>
      <w:r w:rsidR="00EE335C" w:rsidRPr="00EE335C">
        <w:t xml:space="preserve"> </w:t>
      </w:r>
      <w:proofErr w:type="spellStart"/>
      <w:r w:rsidR="00EE335C" w:rsidRPr="00EE335C">
        <w:t>Chantasiriwan</w:t>
      </w:r>
      <w:proofErr w:type="spellEnd"/>
      <w:r w:rsidR="00EE335C" w:rsidRPr="00EE335C">
        <w:t>, S. Performance of variable-speed centrifugal pump in pump system with static head. International Journal of Power and Energy Systems 2013, 33.</w:t>
      </w:r>
    </w:p>
    <w:p w14:paraId="6CCA7FBC" w14:textId="411331A0" w:rsidR="00EE335C" w:rsidRPr="00EE335C" w:rsidRDefault="00CB3E3C" w:rsidP="00EE335C">
      <w:pPr>
        <w:ind w:left="284" w:hanging="284"/>
        <w:jc w:val="both"/>
      </w:pPr>
      <w:r>
        <w:t>[</w:t>
      </w:r>
      <w:r w:rsidR="00EE335C" w:rsidRPr="00EE335C">
        <w:t>2</w:t>
      </w:r>
      <w:r>
        <w:t>6]</w:t>
      </w:r>
      <w:r w:rsidR="00EE335C" w:rsidRPr="00EE335C">
        <w:t xml:space="preserve"> Wang, Y.; Zhang, H.; Han, Z.; Ni, X. Optimization design of centrifugal pump flow control system based on adaptive control. Processes 2021, 9, 1538.</w:t>
      </w:r>
    </w:p>
    <w:p w14:paraId="2F9344C9" w14:textId="41DAED20" w:rsidR="00EE335C" w:rsidRPr="00EE335C" w:rsidRDefault="00CB3E3C" w:rsidP="00EE335C">
      <w:pPr>
        <w:ind w:left="284" w:hanging="284"/>
        <w:jc w:val="both"/>
      </w:pPr>
      <w:r>
        <w:t>[</w:t>
      </w:r>
      <w:r w:rsidR="00EE335C" w:rsidRPr="00EE335C">
        <w:t>27</w:t>
      </w:r>
      <w:r>
        <w:t>]</w:t>
      </w:r>
      <w:r w:rsidR="00EE335C" w:rsidRPr="00EE335C">
        <w:t xml:space="preserve"> T. Li; Q. Ren; H. Zhao Research on Optimal Control of Cooling Water System in Central Air Conditioning System, - 2013 Fourth International Conference on Intelligent Systems Design and Engineering Applications, 2013</w:t>
      </w:r>
      <w:proofErr w:type="gramStart"/>
      <w:r w:rsidR="00EE335C" w:rsidRPr="00EE335C">
        <w:t>; ,</w:t>
      </w:r>
      <w:proofErr w:type="gramEnd"/>
      <w:r w:rsidR="00EE335C" w:rsidRPr="00EE335C">
        <w:t xml:space="preserve"> pp. 511-514.</w:t>
      </w:r>
    </w:p>
    <w:p w14:paraId="3FC2A5AA" w14:textId="38896567" w:rsidR="00EE335C" w:rsidRPr="00EE335C" w:rsidRDefault="00CB3E3C" w:rsidP="00EE335C">
      <w:pPr>
        <w:ind w:left="284" w:hanging="284"/>
        <w:jc w:val="both"/>
      </w:pPr>
      <w:r>
        <w:t>[</w:t>
      </w:r>
      <w:r w:rsidR="00EE335C" w:rsidRPr="00EE335C">
        <w:t>28</w:t>
      </w:r>
      <w:r>
        <w:t>]</w:t>
      </w:r>
      <w:r w:rsidR="00EE335C" w:rsidRPr="00EE335C">
        <w:t xml:space="preserve"> Al-</w:t>
      </w:r>
      <w:proofErr w:type="spellStart"/>
      <w:r w:rsidR="00EE335C" w:rsidRPr="00EE335C">
        <w:t>Dawery</w:t>
      </w:r>
      <w:proofErr w:type="spellEnd"/>
      <w:r w:rsidR="00EE335C" w:rsidRPr="00EE335C">
        <w:t xml:space="preserve">, S.K.; </w:t>
      </w:r>
      <w:proofErr w:type="spellStart"/>
      <w:r w:rsidR="00EE335C" w:rsidRPr="00EE335C">
        <w:t>Alrahawi</w:t>
      </w:r>
      <w:proofErr w:type="spellEnd"/>
      <w:r w:rsidR="00EE335C" w:rsidRPr="00EE335C">
        <w:t>, A.M.; Al-</w:t>
      </w:r>
      <w:proofErr w:type="spellStart"/>
      <w:r w:rsidR="00EE335C" w:rsidRPr="00EE335C">
        <w:t>Zobai</w:t>
      </w:r>
      <w:proofErr w:type="spellEnd"/>
      <w:r w:rsidR="00EE335C" w:rsidRPr="00EE335C">
        <w:t xml:space="preserve">, K.M. Dynamic modeling and control of plate heat exchanger. Int J Heat Mass Transfer 2012, 55, 6873-6880, DOI </w:t>
      </w:r>
      <w:hyperlink r:id="rId34" w:tgtFrame="_blank" w:history="1">
        <w:r w:rsidR="00EE335C" w:rsidRPr="00EE335C">
          <w:t>https://doi-org.libproxy.kmou.ac.kr/10.1016/j.ijheatmasstransfer.2012.06.094.</w:t>
        </w:r>
      </w:hyperlink>
      <w:r w:rsidR="00EE335C" w:rsidRPr="00EE335C">
        <w:t xml:space="preserve"> Available online: </w:t>
      </w:r>
      <w:hyperlink r:id="rId35" w:tgtFrame="_blank" w:history="1">
        <w:r w:rsidR="00EE335C" w:rsidRPr="00EE335C">
          <w:t>https://www-sciencedirect-com.libproxy.kmou.ac.kr/science/article/pii/S001793101200525X.</w:t>
        </w:r>
      </w:hyperlink>
    </w:p>
    <w:p w14:paraId="295A5203" w14:textId="544017AF" w:rsidR="00EE335C" w:rsidRPr="00EE335C" w:rsidRDefault="00CB3E3C" w:rsidP="00EE335C">
      <w:pPr>
        <w:ind w:left="284" w:hanging="284"/>
        <w:jc w:val="both"/>
      </w:pPr>
      <w:r>
        <w:t>[</w:t>
      </w:r>
      <w:r w:rsidR="00EE335C" w:rsidRPr="00EE335C">
        <w:t>29</w:t>
      </w:r>
      <w:r>
        <w:t>]</w:t>
      </w:r>
      <w:r w:rsidR="00EE335C" w:rsidRPr="00EE335C">
        <w:t xml:space="preserve"> Wang, Y.; You, S.; Zheng, W.; Zhang, H.; Zheng, X.; Miao, Q. State space model and robust control of plate heat exchanger for dynamic performance improvement. Appl </w:t>
      </w:r>
      <w:proofErr w:type="spellStart"/>
      <w:r w:rsidR="00EE335C" w:rsidRPr="00EE335C">
        <w:t>Therm</w:t>
      </w:r>
      <w:proofErr w:type="spellEnd"/>
      <w:r w:rsidR="00EE335C" w:rsidRPr="00EE335C">
        <w:t xml:space="preserve"> </w:t>
      </w:r>
      <w:proofErr w:type="spellStart"/>
      <w:r w:rsidR="00EE335C" w:rsidRPr="00EE335C">
        <w:t>Eng</w:t>
      </w:r>
      <w:proofErr w:type="spellEnd"/>
      <w:r w:rsidR="00EE335C" w:rsidRPr="00EE335C">
        <w:t xml:space="preserve"> 2018, 128, 1588-1604.</w:t>
      </w:r>
    </w:p>
    <w:p w14:paraId="0908FC1C" w14:textId="3DE6505B" w:rsidR="00EE335C" w:rsidRPr="00EE335C" w:rsidRDefault="00CB3E3C" w:rsidP="00EE335C">
      <w:pPr>
        <w:ind w:left="284" w:hanging="284"/>
        <w:jc w:val="both"/>
      </w:pPr>
      <w:r>
        <w:t>[</w:t>
      </w:r>
      <w:r w:rsidR="00EE335C" w:rsidRPr="00EE335C">
        <w:t>3</w:t>
      </w:r>
      <w:r>
        <w:t>0]</w:t>
      </w:r>
      <w:r w:rsidR="00EE335C" w:rsidRPr="00EE335C">
        <w:t xml:space="preserve"> </w:t>
      </w:r>
      <w:proofErr w:type="spellStart"/>
      <w:r w:rsidR="00EE335C" w:rsidRPr="00EE335C">
        <w:t>Iu</w:t>
      </w:r>
      <w:proofErr w:type="spellEnd"/>
      <w:r w:rsidR="00EE335C" w:rsidRPr="00EE335C">
        <w:t>, I.; Weber, N.A.; Bansal, P.; Fisher, D.E. DA-07-056 Applying the Effectiveness-NTU Method to Elemental Heat Exchanger Models. ASHRAE Trans 2007, 113, 504-513.</w:t>
      </w:r>
    </w:p>
    <w:p w14:paraId="38BC686F" w14:textId="790641E0" w:rsidR="00EE335C" w:rsidRPr="00EE335C" w:rsidRDefault="00CB3E3C" w:rsidP="00EE335C">
      <w:pPr>
        <w:ind w:left="284" w:hanging="284"/>
        <w:jc w:val="both"/>
      </w:pPr>
      <w:r>
        <w:t>[</w:t>
      </w:r>
      <w:r w:rsidR="00EE335C" w:rsidRPr="00EE335C">
        <w:t>31</w:t>
      </w:r>
      <w:r>
        <w:t>]</w:t>
      </w:r>
      <w:r w:rsidR="00EE335C" w:rsidRPr="00EE335C">
        <w:t xml:space="preserve"> Vega, D.M.; Acevedo, H.G. Advanced Control System Design for a Plate Heat Exchanger, 2020 IX International Congress of Mechatronics Engineering and Automation (CIIMA), IEEE: 2020</w:t>
      </w:r>
      <w:proofErr w:type="gramStart"/>
      <w:r w:rsidR="00EE335C" w:rsidRPr="00EE335C">
        <w:t>; ,</w:t>
      </w:r>
      <w:proofErr w:type="gramEnd"/>
      <w:r w:rsidR="00EE335C" w:rsidRPr="00EE335C">
        <w:t xml:space="preserve"> pp. 1-6.</w:t>
      </w:r>
    </w:p>
    <w:p w14:paraId="2EFF2EE3" w14:textId="03B9A0B6" w:rsidR="00EE335C" w:rsidRPr="00EE335C" w:rsidRDefault="00CB3E3C" w:rsidP="00EE335C">
      <w:pPr>
        <w:ind w:left="284" w:hanging="284"/>
        <w:jc w:val="both"/>
      </w:pPr>
      <w:r>
        <w:t>[</w:t>
      </w:r>
      <w:r w:rsidR="00EE335C" w:rsidRPr="00EE335C">
        <w:t>32</w:t>
      </w:r>
      <w:r>
        <w:t>]</w:t>
      </w:r>
      <w:r w:rsidR="00EE335C" w:rsidRPr="00EE335C">
        <w:t xml:space="preserve"> </w:t>
      </w:r>
      <w:proofErr w:type="spellStart"/>
      <w:r w:rsidR="00EE335C" w:rsidRPr="00EE335C">
        <w:t>Bequette</w:t>
      </w:r>
      <w:proofErr w:type="spellEnd"/>
      <w:r w:rsidR="00EE335C" w:rsidRPr="00EE335C">
        <w:t>, W.B. Process control: modeling, design, and simulation, Prentice Hall PTR: 2003; pp. 65.</w:t>
      </w:r>
    </w:p>
    <w:p w14:paraId="0EB675A9" w14:textId="3FC59908" w:rsidR="00EE335C" w:rsidRPr="00EE335C" w:rsidRDefault="00CB3E3C" w:rsidP="00EE335C">
      <w:pPr>
        <w:ind w:left="284" w:hanging="284"/>
        <w:jc w:val="both"/>
      </w:pPr>
      <w:r>
        <w:t>[</w:t>
      </w:r>
      <w:r w:rsidR="00EE335C" w:rsidRPr="00EE335C">
        <w:t>33</w:t>
      </w:r>
      <w:r>
        <w:t>]</w:t>
      </w:r>
      <w:r w:rsidR="00EE335C" w:rsidRPr="00EE335C">
        <w:t xml:space="preserve"> Ogata, K. Modern control engineering, Fifth (International Edition) ed.; Prentice Hall: Upper Saddle River, NJ, 2009; pp. 803-816.</w:t>
      </w:r>
    </w:p>
    <w:p w14:paraId="08CC9AE8" w14:textId="1DBD87C5" w:rsidR="00EE335C" w:rsidRPr="00EE335C" w:rsidRDefault="00CB3E3C" w:rsidP="00EE335C">
      <w:pPr>
        <w:ind w:left="284" w:hanging="284"/>
        <w:jc w:val="both"/>
      </w:pPr>
      <w:r>
        <w:t>[</w:t>
      </w:r>
      <w:r w:rsidR="00EE335C" w:rsidRPr="00EE335C">
        <w:t>34</w:t>
      </w:r>
      <w:r>
        <w:t>]</w:t>
      </w:r>
      <w:r w:rsidR="00EE335C" w:rsidRPr="00EE335C">
        <w:t xml:space="preserve"> World Sea Water Temperature. Available online: </w:t>
      </w:r>
      <w:hyperlink r:id="rId36" w:tgtFrame="_blank" w:history="1">
        <w:r w:rsidR="00EE335C" w:rsidRPr="00EE335C">
          <w:t>https://www.seatemperature.org</w:t>
        </w:r>
      </w:hyperlink>
      <w:r w:rsidR="00EE335C" w:rsidRPr="00EE335C">
        <w:t xml:space="preserve"> (Accessed on .7.18 2022).</w:t>
      </w:r>
    </w:p>
    <w:p w14:paraId="1B3647DB" w14:textId="77777777" w:rsidR="00EE335C" w:rsidRPr="00EE335C" w:rsidRDefault="00EE335C" w:rsidP="00010717">
      <w:pPr>
        <w:ind w:left="284" w:hanging="284"/>
        <w:jc w:val="both"/>
        <w:rPr>
          <w:rFonts w:hint="eastAsia"/>
        </w:rPr>
      </w:pPr>
    </w:p>
    <w:p w14:paraId="10B101F3" w14:textId="77777777" w:rsidR="004D4645" w:rsidRDefault="004D4645" w:rsidP="00010717">
      <w:pPr>
        <w:ind w:left="284" w:hanging="284"/>
        <w:jc w:val="both"/>
      </w:pPr>
    </w:p>
    <w:p w14:paraId="71A492E1" w14:textId="77777777" w:rsidR="004D4645" w:rsidRPr="00010717" w:rsidRDefault="004D4645" w:rsidP="00010717">
      <w:pPr>
        <w:ind w:left="284" w:hanging="284"/>
        <w:jc w:val="both"/>
      </w:pPr>
    </w:p>
    <w:p w14:paraId="51A3B1A5" w14:textId="77777777" w:rsidR="00794B1A" w:rsidRPr="00356CA5" w:rsidRDefault="00794B1A" w:rsidP="00010717">
      <w:pPr>
        <w:ind w:left="567" w:hanging="567"/>
        <w:jc w:val="both"/>
      </w:pPr>
    </w:p>
    <w:sectPr w:rsidR="00794B1A" w:rsidRPr="00356CA5">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59F627" w14:textId="77777777" w:rsidR="00D72E41" w:rsidRDefault="00D72E41" w:rsidP="000E5665">
      <w:r>
        <w:separator/>
      </w:r>
    </w:p>
  </w:endnote>
  <w:endnote w:type="continuationSeparator" w:id="0">
    <w:p w14:paraId="6B5CB544" w14:textId="77777777" w:rsidR="00D72E41" w:rsidRDefault="00D72E41" w:rsidP="000E56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roman"/>
    <w:notTrueType/>
    <w:pitch w:val="fixed"/>
    <w:sig w:usb0="00000001" w:usb1="09060000" w:usb2="00000010" w:usb3="00000000" w:csb0="00080000" w:csb1="00000000"/>
  </w:font>
  <w:font w:name="함초롬바탕">
    <w:altName w:val="바탕"/>
    <w:panose1 w:val="02030604000101010101"/>
    <w:charset w:val="81"/>
    <w:family w:val="roman"/>
    <w:pitch w:val="variable"/>
    <w:sig w:usb0="F7002EFF" w:usb1="19DFFFFF" w:usb2="001BFDD7" w:usb3="00000000" w:csb0="001F01FF" w:csb1="00000000"/>
  </w:font>
  <w:font w:name="맑은 고딕">
    <w:panose1 w:val="020B0503020000020004"/>
    <w:charset w:val="81"/>
    <w:family w:val="modern"/>
    <w:pitch w:val="variable"/>
    <w:sig w:usb0="9000002F" w:usb1="29D77CFB" w:usb2="00000012" w:usb3="00000000" w:csb0="00080001" w:csb1="00000000"/>
  </w:font>
  <w:font w:name="Cambria Math">
    <w:panose1 w:val="02040503050406030204"/>
    <w:charset w:val="01"/>
    <w:family w:val="roman"/>
    <w:notTrueType/>
    <w:pitch w:val="variable"/>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33E3D3" w14:textId="77777777" w:rsidR="00D72E41" w:rsidRDefault="00D72E41" w:rsidP="000E5665">
      <w:r>
        <w:separator/>
      </w:r>
    </w:p>
  </w:footnote>
  <w:footnote w:type="continuationSeparator" w:id="0">
    <w:p w14:paraId="25B6F120" w14:textId="77777777" w:rsidR="00D72E41" w:rsidRDefault="00D72E41" w:rsidP="000E56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057C6"/>
    <w:multiLevelType w:val="hybridMultilevel"/>
    <w:tmpl w:val="2CECCC86"/>
    <w:lvl w:ilvl="0" w:tplc="991EAE5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C7D83CAE"/>
    <w:lvl w:ilvl="0" w:tplc="3C3E8BC0">
      <w:start w:val="1"/>
      <w:numFmt w:val="bullet"/>
      <w:lvlRestart w:val="0"/>
      <w:pStyle w:val="MDPI3aequationnumber"/>
      <w:lvlText w:val=""/>
      <w:lvlJc w:val="left"/>
      <w:pPr>
        <w:ind w:left="3033" w:hanging="425"/>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436A34"/>
    <w:multiLevelType w:val="hybridMultilevel"/>
    <w:tmpl w:val="D314209E"/>
    <w:lvl w:ilvl="0" w:tplc="B56091CC">
      <w:start w:val="1"/>
      <w:numFmt w:val="decimal"/>
      <w:lvlRestart w:val="0"/>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4"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6"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0"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7F4BCF"/>
    <w:multiLevelType w:val="hybridMultilevel"/>
    <w:tmpl w:val="8AE4E5C0"/>
    <w:lvl w:ilvl="0" w:tplc="60FE60C2">
      <w:start w:val="1"/>
      <w:numFmt w:val="decimal"/>
      <w:lvlRestart w:val="0"/>
      <w:pStyle w:val="MDPI39equation"/>
      <w:lvlText w:val="%1."/>
      <w:lvlJc w:val="left"/>
      <w:pPr>
        <w:ind w:left="3033" w:hanging="425"/>
      </w:pPr>
      <w:rPr>
        <w:vertAlign w:val="superscript"/>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2" w15:restartNumberingAfterBreak="0">
    <w:nsid w:val="7E5E35AC"/>
    <w:multiLevelType w:val="hybridMultilevel"/>
    <w:tmpl w:val="BCCED214"/>
    <w:lvl w:ilvl="0" w:tplc="B77A3A8E">
      <w:start w:val="1"/>
      <w:numFmt w:val="decimal"/>
      <w:lvlRestart w:val="0"/>
      <w:pStyle w:val="Char"/>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7"/>
  </w:num>
  <w:num w:numId="4">
    <w:abstractNumId w:val="4"/>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9"/>
  </w:num>
  <w:num w:numId="8">
    <w:abstractNumId w:val="3"/>
  </w:num>
  <w:num w:numId="9">
    <w:abstractNumId w:val="10"/>
  </w:num>
  <w:num w:numId="10">
    <w:abstractNumId w:val="1"/>
  </w:num>
  <w:num w:numId="11">
    <w:abstractNumId w:val="8"/>
  </w:num>
  <w:num w:numId="12">
    <w:abstractNumId w:val="2"/>
  </w:num>
  <w:num w:numId="13">
    <w:abstractNumId w:val="11"/>
  </w:num>
  <w:num w:numId="1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e Changmin">
    <w15:presenceInfo w15:providerId="Windows Live" w15:userId="7e24a0148f4bc2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B23"/>
    <w:rsid w:val="00010717"/>
    <w:rsid w:val="00023FD0"/>
    <w:rsid w:val="000E5665"/>
    <w:rsid w:val="0011426C"/>
    <w:rsid w:val="00193AAC"/>
    <w:rsid w:val="001A7E09"/>
    <w:rsid w:val="002243C7"/>
    <w:rsid w:val="002253BD"/>
    <w:rsid w:val="002736DD"/>
    <w:rsid w:val="00276B23"/>
    <w:rsid w:val="002C0D11"/>
    <w:rsid w:val="002F4CD0"/>
    <w:rsid w:val="00303660"/>
    <w:rsid w:val="00356CA5"/>
    <w:rsid w:val="003C7242"/>
    <w:rsid w:val="003F647E"/>
    <w:rsid w:val="00451628"/>
    <w:rsid w:val="004D4645"/>
    <w:rsid w:val="00576CDB"/>
    <w:rsid w:val="005B5B2D"/>
    <w:rsid w:val="005F28C9"/>
    <w:rsid w:val="007703AC"/>
    <w:rsid w:val="00794B1A"/>
    <w:rsid w:val="00816EB2"/>
    <w:rsid w:val="00867293"/>
    <w:rsid w:val="009632BC"/>
    <w:rsid w:val="009D0D86"/>
    <w:rsid w:val="00AC2936"/>
    <w:rsid w:val="00B50BF8"/>
    <w:rsid w:val="00B67051"/>
    <w:rsid w:val="00B72E27"/>
    <w:rsid w:val="00BC1F5D"/>
    <w:rsid w:val="00BE76BF"/>
    <w:rsid w:val="00C76EF4"/>
    <w:rsid w:val="00CB3E3C"/>
    <w:rsid w:val="00CE2396"/>
    <w:rsid w:val="00D460C4"/>
    <w:rsid w:val="00D72E41"/>
    <w:rsid w:val="00DD298D"/>
    <w:rsid w:val="00E71BF3"/>
    <w:rsid w:val="00E810F2"/>
    <w:rsid w:val="00EA05F6"/>
    <w:rsid w:val="00EE335C"/>
    <w:rsid w:val="00F0519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58642F"/>
  <w15:chartTrackingRefBased/>
  <w15:docId w15:val="{4511C55C-7618-452A-B25D-0B4890881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F28C9"/>
    <w:pPr>
      <w:widowControl w:val="0"/>
    </w:pPr>
    <w:rPr>
      <w:rFonts w:ascii="Times New Roman" w:hAnsi="Times New Roman"/>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link w:val="Abstract0"/>
    <w:rsid w:val="00356CA5"/>
    <w:rPr>
      <w:sz w:val="18"/>
      <w:szCs w:val="18"/>
    </w:rPr>
  </w:style>
  <w:style w:type="character" w:customStyle="1" w:styleId="Abstract0">
    <w:name w:val="Abstract 字元"/>
    <w:basedOn w:val="a0"/>
    <w:link w:val="Abstract"/>
    <w:rsid w:val="00356CA5"/>
    <w:rPr>
      <w:rFonts w:ascii="Times New Roman" w:hAnsi="Times New Roman"/>
      <w:sz w:val="18"/>
      <w:szCs w:val="18"/>
    </w:rPr>
  </w:style>
  <w:style w:type="paragraph" w:customStyle="1" w:styleId="SectionHeading">
    <w:name w:val="Section Heading"/>
    <w:link w:val="SectionHeading0"/>
    <w:qFormat/>
    <w:rsid w:val="005F28C9"/>
    <w:rPr>
      <w:rFonts w:ascii="Times New Roman" w:eastAsiaTheme="majorEastAsia" w:hAnsi="Times New Roman" w:cstheme="majorBidi"/>
      <w:b/>
      <w:sz w:val="22"/>
      <w:szCs w:val="24"/>
    </w:rPr>
  </w:style>
  <w:style w:type="character" w:customStyle="1" w:styleId="SectionHeading0">
    <w:name w:val="Section Heading 字元"/>
    <w:basedOn w:val="a0"/>
    <w:link w:val="SectionHeading"/>
    <w:rsid w:val="00DD298D"/>
    <w:rPr>
      <w:rFonts w:ascii="Times New Roman" w:eastAsiaTheme="majorEastAsia" w:hAnsi="Times New Roman" w:cstheme="majorBidi"/>
      <w:b/>
      <w:sz w:val="22"/>
      <w:szCs w:val="24"/>
    </w:rPr>
  </w:style>
  <w:style w:type="paragraph" w:customStyle="1" w:styleId="SubsectionHeading">
    <w:name w:val="Subsection Heading"/>
    <w:link w:val="SubsectionHeading0"/>
    <w:qFormat/>
    <w:rsid w:val="00DD298D"/>
    <w:pPr>
      <w:ind w:left="480"/>
    </w:pPr>
    <w:rPr>
      <w:rFonts w:ascii="Times New Roman" w:eastAsiaTheme="majorEastAsia" w:hAnsi="Times New Roman" w:cstheme="majorBidi"/>
      <w:i/>
      <w:sz w:val="18"/>
      <w:szCs w:val="18"/>
    </w:rPr>
  </w:style>
  <w:style w:type="character" w:customStyle="1" w:styleId="SubsectionHeading0">
    <w:name w:val="Subsection Heading 字元"/>
    <w:basedOn w:val="a0"/>
    <w:link w:val="SubsectionHeading"/>
    <w:rsid w:val="00DD298D"/>
    <w:rPr>
      <w:rFonts w:ascii="Times New Roman" w:eastAsiaTheme="majorEastAsia" w:hAnsi="Times New Roman" w:cstheme="majorBidi"/>
      <w:i/>
      <w:sz w:val="18"/>
      <w:szCs w:val="18"/>
    </w:rPr>
  </w:style>
  <w:style w:type="paragraph" w:styleId="a3">
    <w:name w:val="header"/>
    <w:basedOn w:val="a"/>
    <w:link w:val="Char0"/>
    <w:uiPriority w:val="99"/>
    <w:unhideWhenUsed/>
    <w:rsid w:val="000E5665"/>
    <w:pPr>
      <w:tabs>
        <w:tab w:val="center" w:pos="4320"/>
        <w:tab w:val="right" w:pos="8640"/>
      </w:tabs>
    </w:pPr>
  </w:style>
  <w:style w:type="character" w:customStyle="1" w:styleId="Char0">
    <w:name w:val="머리글 Char"/>
    <w:basedOn w:val="a0"/>
    <w:link w:val="a3"/>
    <w:uiPriority w:val="99"/>
    <w:rsid w:val="000E5665"/>
    <w:rPr>
      <w:rFonts w:ascii="Times New Roman" w:hAnsi="Times New Roman"/>
      <w:sz w:val="20"/>
    </w:rPr>
  </w:style>
  <w:style w:type="paragraph" w:styleId="a4">
    <w:name w:val="footer"/>
    <w:basedOn w:val="a"/>
    <w:link w:val="Char1"/>
    <w:uiPriority w:val="99"/>
    <w:unhideWhenUsed/>
    <w:rsid w:val="000E5665"/>
    <w:pPr>
      <w:tabs>
        <w:tab w:val="center" w:pos="4320"/>
        <w:tab w:val="right" w:pos="8640"/>
      </w:tabs>
    </w:pPr>
  </w:style>
  <w:style w:type="character" w:customStyle="1" w:styleId="Char1">
    <w:name w:val="바닥글 Char"/>
    <w:basedOn w:val="a0"/>
    <w:link w:val="a4"/>
    <w:uiPriority w:val="99"/>
    <w:rsid w:val="000E5665"/>
    <w:rPr>
      <w:rFonts w:ascii="Times New Roman" w:hAnsi="Times New Roman"/>
      <w:sz w:val="20"/>
    </w:rPr>
  </w:style>
  <w:style w:type="paragraph" w:customStyle="1" w:styleId="MDPI12title">
    <w:name w:val="MDPI_1.2_title"/>
    <w:next w:val="a"/>
    <w:qFormat/>
    <w:rsid w:val="002253BD"/>
    <w:pPr>
      <w:adjustRightInd w:val="0"/>
      <w:snapToGrid w:val="0"/>
      <w:spacing w:after="240" w:line="240" w:lineRule="atLeast"/>
    </w:pPr>
    <w:rPr>
      <w:rFonts w:ascii="Palatino Linotype" w:eastAsia="Times New Roman" w:hAnsi="Palatino Linotype" w:cs="Times New Roman"/>
      <w:b/>
      <w:snapToGrid w:val="0"/>
      <w:color w:val="000000"/>
      <w:kern w:val="0"/>
      <w:sz w:val="36"/>
      <w:szCs w:val="20"/>
      <w:lang w:eastAsia="de-DE" w:bidi="en-US"/>
    </w:rPr>
  </w:style>
  <w:style w:type="paragraph" w:styleId="a5">
    <w:name w:val="List Paragraph"/>
    <w:basedOn w:val="a"/>
    <w:uiPriority w:val="34"/>
    <w:qFormat/>
    <w:rsid w:val="002253BD"/>
    <w:pPr>
      <w:ind w:leftChars="400" w:left="800"/>
    </w:pPr>
  </w:style>
  <w:style w:type="paragraph" w:customStyle="1" w:styleId="MDPI13authornames">
    <w:name w:val="MDPI_1.3_authornames"/>
    <w:next w:val="a"/>
    <w:qFormat/>
    <w:rsid w:val="002253BD"/>
    <w:pPr>
      <w:adjustRightInd w:val="0"/>
      <w:snapToGrid w:val="0"/>
      <w:spacing w:after="360" w:line="260" w:lineRule="atLeast"/>
    </w:pPr>
    <w:rPr>
      <w:rFonts w:ascii="Palatino Linotype" w:eastAsia="Times New Roman" w:hAnsi="Palatino Linotype" w:cs="Times New Roman"/>
      <w:b/>
      <w:color w:val="000000"/>
      <w:kern w:val="0"/>
      <w:sz w:val="20"/>
      <w:lang w:eastAsia="de-DE" w:bidi="en-US"/>
    </w:rPr>
  </w:style>
  <w:style w:type="paragraph" w:customStyle="1" w:styleId="MDPI16affiliation">
    <w:name w:val="MDPI_1.6_affiliation"/>
    <w:qFormat/>
    <w:rsid w:val="002253BD"/>
    <w:pPr>
      <w:adjustRightInd w:val="0"/>
      <w:snapToGrid w:val="0"/>
      <w:spacing w:line="200" w:lineRule="atLeast"/>
      <w:ind w:left="2806" w:hanging="198"/>
    </w:pPr>
    <w:rPr>
      <w:rFonts w:ascii="Palatino Linotype" w:eastAsia="Times New Roman" w:hAnsi="Palatino Linotype" w:cs="Times New Roman"/>
      <w:color w:val="000000"/>
      <w:kern w:val="0"/>
      <w:sz w:val="16"/>
      <w:szCs w:val="18"/>
      <w:lang w:eastAsia="de-DE" w:bidi="en-US"/>
    </w:rPr>
  </w:style>
  <w:style w:type="paragraph" w:customStyle="1" w:styleId="MDPI17abstract">
    <w:name w:val="MDPI_1.7_abstract"/>
    <w:next w:val="a"/>
    <w:qFormat/>
    <w:rsid w:val="00023FD0"/>
    <w:pPr>
      <w:adjustRightInd w:val="0"/>
      <w:snapToGrid w:val="0"/>
      <w:spacing w:before="240" w:line="260" w:lineRule="atLeast"/>
      <w:ind w:left="2608"/>
      <w:jc w:val="both"/>
    </w:pPr>
    <w:rPr>
      <w:rFonts w:ascii="Palatino Linotype" w:eastAsia="Times New Roman" w:hAnsi="Palatino Linotype" w:cs="Times New Roman"/>
      <w:color w:val="000000"/>
      <w:kern w:val="0"/>
      <w:sz w:val="18"/>
      <w:lang w:eastAsia="de-DE" w:bidi="en-US"/>
    </w:rPr>
  </w:style>
  <w:style w:type="paragraph" w:customStyle="1" w:styleId="MDPI18keywords">
    <w:name w:val="MDPI_1.8_keywords"/>
    <w:next w:val="a"/>
    <w:qFormat/>
    <w:rsid w:val="00023FD0"/>
    <w:pPr>
      <w:adjustRightInd w:val="0"/>
      <w:snapToGrid w:val="0"/>
      <w:spacing w:before="240" w:line="260" w:lineRule="atLeast"/>
      <w:ind w:left="2608"/>
      <w:jc w:val="both"/>
    </w:pPr>
    <w:rPr>
      <w:rFonts w:ascii="Palatino Linotype" w:eastAsia="Times New Roman" w:hAnsi="Palatino Linotype" w:cs="Times New Roman"/>
      <w:snapToGrid w:val="0"/>
      <w:color w:val="000000"/>
      <w:kern w:val="0"/>
      <w:sz w:val="18"/>
      <w:lang w:eastAsia="de-DE" w:bidi="en-US"/>
    </w:rPr>
  </w:style>
  <w:style w:type="paragraph" w:customStyle="1" w:styleId="MDPI31text">
    <w:name w:val="MDPI_3.1_text"/>
    <w:qFormat/>
    <w:rsid w:val="00023FD0"/>
    <w:pPr>
      <w:adjustRightInd w:val="0"/>
      <w:snapToGrid w:val="0"/>
      <w:spacing w:line="228" w:lineRule="auto"/>
      <w:ind w:left="2608" w:firstLine="425"/>
      <w:jc w:val="both"/>
    </w:pPr>
    <w:rPr>
      <w:rFonts w:ascii="Palatino Linotype" w:eastAsia="Times New Roman" w:hAnsi="Palatino Linotype" w:cs="Times New Roman"/>
      <w:snapToGrid w:val="0"/>
      <w:color w:val="000000"/>
      <w:kern w:val="0"/>
      <w:sz w:val="20"/>
      <w:lang w:eastAsia="de-DE" w:bidi="en-US"/>
    </w:rPr>
  </w:style>
  <w:style w:type="paragraph" w:customStyle="1" w:styleId="MDPI21heading1">
    <w:name w:val="MDPI_2.1_heading1"/>
    <w:qFormat/>
    <w:rsid w:val="00023FD0"/>
    <w:pPr>
      <w:adjustRightInd w:val="0"/>
      <w:snapToGrid w:val="0"/>
      <w:spacing w:before="240" w:after="60" w:line="228" w:lineRule="auto"/>
      <w:ind w:left="2608"/>
      <w:outlineLvl w:val="0"/>
    </w:pPr>
    <w:rPr>
      <w:rFonts w:ascii="Palatino Linotype" w:eastAsia="Times New Roman" w:hAnsi="Palatino Linotype" w:cs="Times New Roman"/>
      <w:b/>
      <w:snapToGrid w:val="0"/>
      <w:color w:val="000000"/>
      <w:kern w:val="0"/>
      <w:sz w:val="20"/>
      <w:lang w:eastAsia="de-DE" w:bidi="en-US"/>
    </w:rPr>
  </w:style>
  <w:style w:type="paragraph" w:customStyle="1" w:styleId="MDPI51figurecaption">
    <w:name w:val="MDPI_5.1_figure_caption"/>
    <w:qFormat/>
    <w:rsid w:val="00303660"/>
    <w:pPr>
      <w:adjustRightInd w:val="0"/>
      <w:snapToGrid w:val="0"/>
      <w:spacing w:before="120" w:after="240" w:line="228" w:lineRule="auto"/>
      <w:ind w:left="2608"/>
      <w:jc w:val="both"/>
    </w:pPr>
    <w:rPr>
      <w:rFonts w:ascii="Palatino Linotype" w:eastAsia="Times New Roman" w:hAnsi="Palatino Linotype" w:cs="Times New Roman"/>
      <w:color w:val="000000"/>
      <w:kern w:val="0"/>
      <w:sz w:val="18"/>
      <w:szCs w:val="20"/>
      <w:lang w:eastAsia="de-DE" w:bidi="en-US"/>
    </w:rPr>
  </w:style>
  <w:style w:type="paragraph" w:customStyle="1" w:styleId="MDPI52figure">
    <w:name w:val="MDPI_5.2_figure"/>
    <w:qFormat/>
    <w:rsid w:val="00303660"/>
    <w:pPr>
      <w:adjustRightInd w:val="0"/>
      <w:snapToGrid w:val="0"/>
      <w:spacing w:before="240" w:after="120"/>
      <w:jc w:val="center"/>
    </w:pPr>
    <w:rPr>
      <w:rFonts w:ascii="Palatino Linotype" w:eastAsia="Times New Roman" w:hAnsi="Palatino Linotype" w:cs="Times New Roman"/>
      <w:snapToGrid w:val="0"/>
      <w:color w:val="000000"/>
      <w:kern w:val="0"/>
      <w:sz w:val="20"/>
      <w:szCs w:val="20"/>
      <w:lang w:eastAsia="de-DE" w:bidi="en-US"/>
    </w:rPr>
  </w:style>
  <w:style w:type="paragraph" w:customStyle="1" w:styleId="MDPI511onefigurecaption">
    <w:name w:val="MDPI_5.1.1_one_figure_caption"/>
    <w:qFormat/>
    <w:rsid w:val="00303660"/>
    <w:pPr>
      <w:adjustRightInd w:val="0"/>
      <w:snapToGrid w:val="0"/>
      <w:spacing w:before="240" w:after="120" w:line="260" w:lineRule="atLeast"/>
      <w:jc w:val="center"/>
    </w:pPr>
    <w:rPr>
      <w:rFonts w:ascii="Palatino Linotype" w:eastAsia="SimSun" w:hAnsi="Palatino Linotype" w:cs="Times New Roman"/>
      <w:noProof/>
      <w:color w:val="000000"/>
      <w:kern w:val="0"/>
      <w:sz w:val="18"/>
      <w:szCs w:val="20"/>
      <w:lang w:eastAsia="zh-CN" w:bidi="en-US"/>
    </w:rPr>
  </w:style>
  <w:style w:type="paragraph" w:customStyle="1" w:styleId="MDPI22heading2">
    <w:name w:val="MDPI_2.2_heading2"/>
    <w:qFormat/>
    <w:rsid w:val="007703AC"/>
    <w:pPr>
      <w:adjustRightInd w:val="0"/>
      <w:snapToGrid w:val="0"/>
      <w:spacing w:before="60" w:after="60" w:line="228" w:lineRule="auto"/>
      <w:ind w:left="2608"/>
      <w:outlineLvl w:val="1"/>
    </w:pPr>
    <w:rPr>
      <w:rFonts w:ascii="Palatino Linotype" w:eastAsia="Times New Roman" w:hAnsi="Palatino Linotype" w:cs="Times New Roman"/>
      <w:i/>
      <w:noProof/>
      <w:snapToGrid w:val="0"/>
      <w:color w:val="000000"/>
      <w:kern w:val="0"/>
      <w:sz w:val="20"/>
      <w:lang w:eastAsia="de-DE" w:bidi="en-US"/>
    </w:rPr>
  </w:style>
  <w:style w:type="paragraph" w:customStyle="1" w:styleId="MDPI11articletype">
    <w:name w:val="MDPI_1.1_article_type"/>
    <w:next w:val="a"/>
    <w:qFormat/>
    <w:rsid w:val="007703AC"/>
    <w:pPr>
      <w:adjustRightInd w:val="0"/>
      <w:snapToGrid w:val="0"/>
      <w:spacing w:before="240"/>
    </w:pPr>
    <w:rPr>
      <w:rFonts w:ascii="Palatino Linotype" w:eastAsia="Times New Roman" w:hAnsi="Palatino Linotype" w:cs="Times New Roman"/>
      <w:i/>
      <w:snapToGrid w:val="0"/>
      <w:color w:val="000000"/>
      <w:kern w:val="0"/>
      <w:sz w:val="20"/>
      <w:lang w:eastAsia="de-DE" w:bidi="en-US"/>
    </w:rPr>
  </w:style>
  <w:style w:type="paragraph" w:customStyle="1" w:styleId="MDPI14history">
    <w:name w:val="MDPI_1.4_history"/>
    <w:basedOn w:val="a"/>
    <w:next w:val="a"/>
    <w:qFormat/>
    <w:rsid w:val="007703AC"/>
    <w:pPr>
      <w:widowControl/>
      <w:adjustRightInd w:val="0"/>
      <w:snapToGrid w:val="0"/>
      <w:spacing w:line="240" w:lineRule="atLeast"/>
      <w:ind w:right="113"/>
    </w:pPr>
    <w:rPr>
      <w:rFonts w:ascii="Palatino Linotype" w:eastAsia="Times New Roman" w:hAnsi="Palatino Linotype" w:cs="Times New Roman"/>
      <w:color w:val="000000"/>
      <w:kern w:val="0"/>
      <w:sz w:val="14"/>
      <w:szCs w:val="20"/>
      <w:lang w:eastAsia="de-DE" w:bidi="en-US"/>
    </w:rPr>
  </w:style>
  <w:style w:type="paragraph" w:customStyle="1" w:styleId="MDPI19line">
    <w:name w:val="MDPI_1.9_line"/>
    <w:qFormat/>
    <w:rsid w:val="007703AC"/>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kern w:val="0"/>
      <w:sz w:val="20"/>
      <w:szCs w:val="24"/>
      <w:lang w:eastAsia="de-DE" w:bidi="en-US"/>
    </w:rPr>
  </w:style>
  <w:style w:type="paragraph" w:customStyle="1" w:styleId="MDPIheaderjournallogo">
    <w:name w:val="MDPI_header_journal_logo"/>
    <w:qFormat/>
    <w:rsid w:val="007703AC"/>
    <w:pPr>
      <w:adjustRightInd w:val="0"/>
      <w:snapToGrid w:val="0"/>
      <w:spacing w:line="260" w:lineRule="atLeast"/>
      <w:jc w:val="both"/>
    </w:pPr>
    <w:rPr>
      <w:rFonts w:ascii="Palatino Linotype" w:eastAsia="Times New Roman" w:hAnsi="Palatino Linotype" w:cs="Times New Roman"/>
      <w:i/>
      <w:color w:val="000000"/>
      <w:kern w:val="0"/>
      <w:lang w:eastAsia="de-CH"/>
    </w:rPr>
  </w:style>
  <w:style w:type="paragraph" w:customStyle="1" w:styleId="MDPI32textnoindent">
    <w:name w:val="MDPI_3.2_text_no_indent"/>
    <w:basedOn w:val="MDPI31text"/>
    <w:qFormat/>
    <w:rsid w:val="007703AC"/>
    <w:pPr>
      <w:ind w:firstLine="0"/>
    </w:pPr>
  </w:style>
  <w:style w:type="paragraph" w:customStyle="1" w:styleId="MDPI33textspaceafter">
    <w:name w:val="MDPI_3.3_text_space_after"/>
    <w:qFormat/>
    <w:rsid w:val="007703AC"/>
    <w:pPr>
      <w:adjustRightInd w:val="0"/>
      <w:snapToGrid w:val="0"/>
      <w:spacing w:after="240" w:line="228" w:lineRule="auto"/>
      <w:ind w:left="2608"/>
      <w:jc w:val="both"/>
    </w:pPr>
    <w:rPr>
      <w:rFonts w:ascii="Palatino Linotype" w:eastAsia="Times New Roman" w:hAnsi="Palatino Linotype" w:cs="Times New Roman"/>
      <w:snapToGrid w:val="0"/>
      <w:color w:val="000000"/>
      <w:kern w:val="0"/>
      <w:sz w:val="20"/>
      <w:lang w:eastAsia="de-DE" w:bidi="en-US"/>
    </w:rPr>
  </w:style>
  <w:style w:type="paragraph" w:customStyle="1" w:styleId="MDPI35textbeforelist">
    <w:name w:val="MDPI_3.5_text_before_list"/>
    <w:qFormat/>
    <w:rsid w:val="007703AC"/>
    <w:pPr>
      <w:adjustRightInd w:val="0"/>
      <w:snapToGrid w:val="0"/>
      <w:spacing w:line="228" w:lineRule="auto"/>
      <w:ind w:left="2608" w:firstLine="425"/>
      <w:jc w:val="both"/>
    </w:pPr>
    <w:rPr>
      <w:rFonts w:ascii="Palatino Linotype" w:eastAsia="Times New Roman" w:hAnsi="Palatino Linotype" w:cs="Times New Roman"/>
      <w:snapToGrid w:val="0"/>
      <w:color w:val="000000"/>
      <w:kern w:val="0"/>
      <w:sz w:val="20"/>
      <w:lang w:eastAsia="de-DE" w:bidi="en-US"/>
    </w:rPr>
  </w:style>
  <w:style w:type="paragraph" w:customStyle="1" w:styleId="MDPI36textafterlist">
    <w:name w:val="MDPI_3.6_text_after_list"/>
    <w:qFormat/>
    <w:rsid w:val="007703AC"/>
    <w:pPr>
      <w:adjustRightInd w:val="0"/>
      <w:snapToGrid w:val="0"/>
      <w:spacing w:before="120" w:line="228" w:lineRule="auto"/>
      <w:ind w:left="2608"/>
      <w:jc w:val="both"/>
    </w:pPr>
    <w:rPr>
      <w:rFonts w:ascii="Palatino Linotype" w:eastAsia="Times New Roman" w:hAnsi="Palatino Linotype" w:cs="Times New Roman"/>
      <w:snapToGrid w:val="0"/>
      <w:color w:val="000000"/>
      <w:kern w:val="0"/>
      <w:sz w:val="20"/>
      <w:lang w:eastAsia="de-DE" w:bidi="en-US"/>
    </w:rPr>
  </w:style>
  <w:style w:type="paragraph" w:customStyle="1" w:styleId="MDPI37itemize">
    <w:name w:val="MDPI_3.7_itemize"/>
    <w:qFormat/>
    <w:rsid w:val="007703AC"/>
    <w:pPr>
      <w:numPr>
        <w:numId w:val="13"/>
      </w:numPr>
      <w:adjustRightInd w:val="0"/>
      <w:snapToGrid w:val="0"/>
      <w:spacing w:line="228" w:lineRule="auto"/>
      <w:jc w:val="both"/>
    </w:pPr>
    <w:rPr>
      <w:rFonts w:ascii="Palatino Linotype" w:eastAsia="Times New Roman" w:hAnsi="Palatino Linotype" w:cs="Times New Roman"/>
      <w:color w:val="000000"/>
      <w:kern w:val="0"/>
      <w:sz w:val="20"/>
      <w:lang w:eastAsia="de-DE" w:bidi="en-US"/>
    </w:rPr>
  </w:style>
  <w:style w:type="paragraph" w:customStyle="1" w:styleId="MDPI38bullet">
    <w:name w:val="MDPI_3.8_bullet"/>
    <w:qFormat/>
    <w:rsid w:val="007703AC"/>
    <w:pPr>
      <w:numPr>
        <w:numId w:val="10"/>
      </w:numPr>
      <w:adjustRightInd w:val="0"/>
      <w:snapToGrid w:val="0"/>
      <w:spacing w:line="228" w:lineRule="auto"/>
      <w:jc w:val="both"/>
    </w:pPr>
    <w:rPr>
      <w:rFonts w:ascii="Palatino Linotype" w:eastAsia="Times New Roman" w:hAnsi="Palatino Linotype" w:cs="Times New Roman"/>
      <w:color w:val="000000"/>
      <w:kern w:val="0"/>
      <w:sz w:val="20"/>
      <w:lang w:eastAsia="de-DE" w:bidi="en-US"/>
    </w:rPr>
  </w:style>
  <w:style w:type="paragraph" w:customStyle="1" w:styleId="MDPI39equation">
    <w:name w:val="MDPI_3.9_equation"/>
    <w:qFormat/>
    <w:rsid w:val="007703AC"/>
    <w:pPr>
      <w:adjustRightInd w:val="0"/>
      <w:snapToGrid w:val="0"/>
      <w:spacing w:before="120" w:after="120" w:line="260" w:lineRule="atLeast"/>
      <w:ind w:left="709"/>
      <w:jc w:val="center"/>
    </w:pPr>
    <w:rPr>
      <w:rFonts w:ascii="Palatino Linotype" w:eastAsia="Times New Roman" w:hAnsi="Palatino Linotype" w:cs="Times New Roman"/>
      <w:snapToGrid w:val="0"/>
      <w:color w:val="000000"/>
      <w:kern w:val="0"/>
      <w:sz w:val="20"/>
      <w:lang w:eastAsia="de-DE" w:bidi="en-US"/>
    </w:rPr>
  </w:style>
  <w:style w:type="paragraph" w:customStyle="1" w:styleId="MDPI3aequationnumber">
    <w:name w:val="MDPI_3.a_equation_number"/>
    <w:qFormat/>
    <w:rsid w:val="007703AC"/>
    <w:pPr>
      <w:spacing w:before="120" w:after="120"/>
      <w:jc w:val="right"/>
    </w:pPr>
    <w:rPr>
      <w:rFonts w:ascii="Palatino Linotype" w:eastAsia="Times New Roman" w:hAnsi="Palatino Linotype" w:cs="Times New Roman"/>
      <w:snapToGrid w:val="0"/>
      <w:color w:val="000000"/>
      <w:kern w:val="0"/>
      <w:sz w:val="20"/>
      <w:lang w:eastAsia="de-DE" w:bidi="en-US"/>
    </w:rPr>
  </w:style>
  <w:style w:type="paragraph" w:customStyle="1" w:styleId="MDPI41tablecaption">
    <w:name w:val="MDPI_4.1_table_caption"/>
    <w:qFormat/>
    <w:rsid w:val="007703AC"/>
    <w:pPr>
      <w:adjustRightInd w:val="0"/>
      <w:snapToGrid w:val="0"/>
      <w:spacing w:before="240" w:after="120" w:line="228" w:lineRule="auto"/>
      <w:ind w:left="2608"/>
      <w:jc w:val="both"/>
    </w:pPr>
    <w:rPr>
      <w:rFonts w:ascii="Palatino Linotype" w:eastAsia="Times New Roman" w:hAnsi="Palatino Linotype" w:cs="Cordia New"/>
      <w:color w:val="000000"/>
      <w:kern w:val="0"/>
      <w:sz w:val="18"/>
      <w:lang w:eastAsia="de-DE" w:bidi="en-US"/>
    </w:rPr>
  </w:style>
  <w:style w:type="paragraph" w:customStyle="1" w:styleId="MDPI42tablebody">
    <w:name w:val="MDPI_4.2_table_body"/>
    <w:qFormat/>
    <w:rsid w:val="007703AC"/>
    <w:pPr>
      <w:adjustRightInd w:val="0"/>
      <w:snapToGrid w:val="0"/>
      <w:spacing w:line="260" w:lineRule="atLeast"/>
      <w:jc w:val="center"/>
    </w:pPr>
    <w:rPr>
      <w:rFonts w:ascii="Palatino Linotype" w:eastAsia="Times New Roman" w:hAnsi="Palatino Linotype" w:cs="Times New Roman"/>
      <w:snapToGrid w:val="0"/>
      <w:color w:val="000000"/>
      <w:kern w:val="0"/>
      <w:sz w:val="20"/>
      <w:szCs w:val="20"/>
      <w:lang w:eastAsia="de-DE" w:bidi="en-US"/>
    </w:rPr>
  </w:style>
  <w:style w:type="paragraph" w:customStyle="1" w:styleId="MDPI43tablefooter">
    <w:name w:val="MDPI_4.3_table_footer"/>
    <w:next w:val="MDPI31text"/>
    <w:qFormat/>
    <w:rsid w:val="007703AC"/>
    <w:pPr>
      <w:adjustRightInd w:val="0"/>
      <w:snapToGrid w:val="0"/>
      <w:spacing w:line="228" w:lineRule="auto"/>
      <w:ind w:left="2608"/>
      <w:jc w:val="both"/>
    </w:pPr>
    <w:rPr>
      <w:rFonts w:ascii="Palatino Linotype" w:eastAsia="Times New Roman" w:hAnsi="Palatino Linotype" w:cs="Cordia New"/>
      <w:color w:val="000000"/>
      <w:kern w:val="0"/>
      <w:sz w:val="18"/>
      <w:lang w:eastAsia="de-DE" w:bidi="en-US"/>
    </w:rPr>
  </w:style>
  <w:style w:type="paragraph" w:customStyle="1" w:styleId="MDPI23heading3">
    <w:name w:val="MDPI_2.3_heading3"/>
    <w:qFormat/>
    <w:rsid w:val="007703AC"/>
    <w:pPr>
      <w:adjustRightInd w:val="0"/>
      <w:snapToGrid w:val="0"/>
      <w:spacing w:before="60" w:after="60" w:line="228" w:lineRule="auto"/>
      <w:ind w:left="2608"/>
      <w:outlineLvl w:val="2"/>
    </w:pPr>
    <w:rPr>
      <w:rFonts w:ascii="Palatino Linotype" w:eastAsia="Times New Roman" w:hAnsi="Palatino Linotype" w:cs="Times New Roman"/>
      <w:snapToGrid w:val="0"/>
      <w:color w:val="000000"/>
      <w:kern w:val="0"/>
      <w:sz w:val="20"/>
      <w:lang w:eastAsia="de-DE" w:bidi="en-US"/>
    </w:rPr>
  </w:style>
  <w:style w:type="paragraph" w:customStyle="1" w:styleId="MDPI71References">
    <w:name w:val="MDPI_7.1_References"/>
    <w:qFormat/>
    <w:rsid w:val="007703AC"/>
    <w:pPr>
      <w:numPr>
        <w:numId w:val="14"/>
      </w:numPr>
      <w:adjustRightInd w:val="0"/>
      <w:snapToGrid w:val="0"/>
      <w:spacing w:line="228" w:lineRule="auto"/>
      <w:jc w:val="both"/>
    </w:pPr>
    <w:rPr>
      <w:rFonts w:ascii="Palatino Linotype" w:eastAsia="Times New Roman" w:hAnsi="Palatino Linotype" w:cs="Times New Roman"/>
      <w:color w:val="000000"/>
      <w:kern w:val="0"/>
      <w:sz w:val="18"/>
      <w:szCs w:val="20"/>
      <w:lang w:eastAsia="de-DE" w:bidi="en-US"/>
    </w:rPr>
  </w:style>
  <w:style w:type="paragraph" w:styleId="a6">
    <w:name w:val="Balloon Text"/>
    <w:basedOn w:val="a"/>
    <w:link w:val="Char"/>
    <w:uiPriority w:val="99"/>
    <w:rsid w:val="007703AC"/>
    <w:pPr>
      <w:widowControl/>
      <w:spacing w:line="260" w:lineRule="atLeast"/>
      <w:jc w:val="both"/>
    </w:pPr>
    <w:rPr>
      <w:rFonts w:ascii="Palatino Linotype" w:eastAsia="SimSun" w:hAnsi="Palatino Linotype" w:cs="Tahoma"/>
      <w:color w:val="000000"/>
      <w:kern w:val="0"/>
      <w:szCs w:val="18"/>
      <w:lang w:eastAsia="zh-CN"/>
    </w:rPr>
  </w:style>
  <w:style w:type="character" w:customStyle="1" w:styleId="Char">
    <w:name w:val="풍선 도움말 텍스트 Char"/>
    <w:basedOn w:val="a0"/>
    <w:link w:val="a6"/>
    <w:uiPriority w:val="99"/>
    <w:rsid w:val="007703AC"/>
    <w:rPr>
      <w:rFonts w:ascii="Palatino Linotype" w:eastAsia="SimSun" w:hAnsi="Palatino Linotype" w:cs="Tahoma"/>
      <w:color w:val="000000"/>
      <w:kern w:val="0"/>
      <w:sz w:val="20"/>
      <w:szCs w:val="18"/>
      <w:lang w:eastAsia="zh-CN"/>
    </w:rPr>
  </w:style>
  <w:style w:type="character" w:styleId="a7">
    <w:name w:val="line number"/>
    <w:uiPriority w:val="99"/>
    <w:rsid w:val="007703AC"/>
    <w:rPr>
      <w:rFonts w:ascii="Palatino Linotype" w:hAnsi="Palatino Linotype"/>
      <w:sz w:val="16"/>
    </w:rPr>
  </w:style>
  <w:style w:type="character" w:styleId="a8">
    <w:name w:val="Hyperlink"/>
    <w:uiPriority w:val="99"/>
    <w:rsid w:val="007703AC"/>
    <w:rPr>
      <w:color w:val="0000FF"/>
      <w:u w:val="single"/>
    </w:rPr>
  </w:style>
  <w:style w:type="paragraph" w:customStyle="1" w:styleId="MDPI34textspacebefore">
    <w:name w:val="MDPI_3.4_text_space_before"/>
    <w:qFormat/>
    <w:rsid w:val="007703AC"/>
    <w:pPr>
      <w:adjustRightInd w:val="0"/>
      <w:snapToGrid w:val="0"/>
      <w:spacing w:before="240" w:line="228" w:lineRule="auto"/>
      <w:ind w:left="2608"/>
      <w:jc w:val="both"/>
    </w:pPr>
    <w:rPr>
      <w:rFonts w:ascii="Palatino Linotype" w:eastAsia="Times New Roman" w:hAnsi="Palatino Linotype" w:cs="Times New Roman"/>
      <w:snapToGrid w:val="0"/>
      <w:color w:val="000000"/>
      <w:kern w:val="0"/>
      <w:sz w:val="20"/>
      <w:lang w:eastAsia="de-DE" w:bidi="en-US"/>
    </w:rPr>
  </w:style>
  <w:style w:type="paragraph" w:customStyle="1" w:styleId="MDPI81theorem">
    <w:name w:val="MDPI_8.1_theorem"/>
    <w:qFormat/>
    <w:rsid w:val="007703AC"/>
    <w:pPr>
      <w:adjustRightInd w:val="0"/>
      <w:snapToGrid w:val="0"/>
      <w:spacing w:line="228" w:lineRule="auto"/>
      <w:ind w:left="2608"/>
      <w:jc w:val="both"/>
    </w:pPr>
    <w:rPr>
      <w:rFonts w:ascii="Palatino Linotype" w:eastAsia="Times New Roman" w:hAnsi="Palatino Linotype" w:cs="Times New Roman"/>
      <w:i/>
      <w:snapToGrid w:val="0"/>
      <w:color w:val="000000"/>
      <w:kern w:val="0"/>
      <w:sz w:val="20"/>
      <w:lang w:eastAsia="de-DE" w:bidi="en-US"/>
    </w:rPr>
  </w:style>
  <w:style w:type="paragraph" w:customStyle="1" w:styleId="MDPI82proof">
    <w:name w:val="MDPI_8.2_proof"/>
    <w:qFormat/>
    <w:rsid w:val="007703AC"/>
    <w:pPr>
      <w:adjustRightInd w:val="0"/>
      <w:snapToGrid w:val="0"/>
      <w:spacing w:line="228" w:lineRule="auto"/>
      <w:ind w:left="2608"/>
      <w:jc w:val="both"/>
    </w:pPr>
    <w:rPr>
      <w:rFonts w:ascii="Palatino Linotype" w:eastAsia="Times New Roman" w:hAnsi="Palatino Linotype" w:cs="Times New Roman"/>
      <w:snapToGrid w:val="0"/>
      <w:color w:val="000000"/>
      <w:kern w:val="0"/>
      <w:sz w:val="20"/>
      <w:lang w:eastAsia="de-DE" w:bidi="en-US"/>
    </w:rPr>
  </w:style>
  <w:style w:type="paragraph" w:customStyle="1" w:styleId="MDPI61Citation">
    <w:name w:val="MDPI_6.1_Citation"/>
    <w:qFormat/>
    <w:rsid w:val="007703AC"/>
    <w:pPr>
      <w:adjustRightInd w:val="0"/>
      <w:snapToGrid w:val="0"/>
      <w:spacing w:line="240" w:lineRule="atLeast"/>
      <w:ind w:right="113"/>
    </w:pPr>
    <w:rPr>
      <w:rFonts w:ascii="Palatino Linotype" w:eastAsia="SimSun" w:hAnsi="Palatino Linotype" w:cs="Cordia New"/>
      <w:kern w:val="0"/>
      <w:sz w:val="14"/>
      <w:lang w:eastAsia="zh-CN"/>
    </w:rPr>
  </w:style>
  <w:style w:type="paragraph" w:customStyle="1" w:styleId="MDPI62BackMatter">
    <w:name w:val="MDPI_6.2_BackMatter"/>
    <w:qFormat/>
    <w:rsid w:val="007703AC"/>
    <w:pPr>
      <w:adjustRightInd w:val="0"/>
      <w:snapToGrid w:val="0"/>
      <w:spacing w:after="120" w:line="228" w:lineRule="auto"/>
      <w:ind w:left="2608"/>
      <w:jc w:val="both"/>
    </w:pPr>
    <w:rPr>
      <w:rFonts w:ascii="Palatino Linotype" w:eastAsia="Times New Roman" w:hAnsi="Palatino Linotype" w:cs="Times New Roman"/>
      <w:snapToGrid w:val="0"/>
      <w:color w:val="000000"/>
      <w:kern w:val="0"/>
      <w:sz w:val="18"/>
      <w:szCs w:val="20"/>
      <w:lang w:eastAsia="en-US" w:bidi="en-US"/>
    </w:rPr>
  </w:style>
  <w:style w:type="paragraph" w:customStyle="1" w:styleId="MDPI63Notes">
    <w:name w:val="MDPI_6.3_Notes"/>
    <w:qFormat/>
    <w:rsid w:val="007703AC"/>
    <w:pPr>
      <w:adjustRightInd w:val="0"/>
      <w:snapToGrid w:val="0"/>
      <w:spacing w:after="120" w:line="240" w:lineRule="atLeast"/>
      <w:ind w:right="113"/>
    </w:pPr>
    <w:rPr>
      <w:rFonts w:ascii="Palatino Linotype" w:eastAsia="SimSun" w:hAnsi="Palatino Linotype" w:cs="Times New Roman"/>
      <w:snapToGrid w:val="0"/>
      <w:color w:val="000000"/>
      <w:kern w:val="0"/>
      <w:sz w:val="14"/>
      <w:szCs w:val="20"/>
      <w:lang w:eastAsia="en-US" w:bidi="en-US"/>
    </w:rPr>
  </w:style>
  <w:style w:type="paragraph" w:customStyle="1" w:styleId="MDPI15academiceditor">
    <w:name w:val="MDPI_1.5_academic_editor"/>
    <w:qFormat/>
    <w:rsid w:val="007703AC"/>
    <w:pPr>
      <w:adjustRightInd w:val="0"/>
      <w:snapToGrid w:val="0"/>
      <w:spacing w:before="120" w:line="240" w:lineRule="atLeast"/>
      <w:ind w:right="113"/>
    </w:pPr>
    <w:rPr>
      <w:rFonts w:ascii="Palatino Linotype" w:eastAsia="Times New Roman" w:hAnsi="Palatino Linotype" w:cs="Times New Roman"/>
      <w:color w:val="000000"/>
      <w:kern w:val="0"/>
      <w:sz w:val="14"/>
      <w:lang w:eastAsia="de-DE" w:bidi="en-US"/>
    </w:rPr>
  </w:style>
  <w:style w:type="paragraph" w:customStyle="1" w:styleId="MDPI19classification">
    <w:name w:val="MDPI_1.9_classification"/>
    <w:qFormat/>
    <w:rsid w:val="007703AC"/>
    <w:pPr>
      <w:spacing w:before="240" w:line="260" w:lineRule="atLeast"/>
      <w:ind w:left="113"/>
      <w:jc w:val="both"/>
    </w:pPr>
    <w:rPr>
      <w:rFonts w:ascii="Palatino Linotype" w:eastAsia="Times New Roman" w:hAnsi="Palatino Linotype" w:cs="Times New Roman"/>
      <w:b/>
      <w:color w:val="000000"/>
      <w:kern w:val="0"/>
      <w:sz w:val="20"/>
      <w:lang w:eastAsia="de-DE" w:bidi="en-US"/>
    </w:rPr>
  </w:style>
  <w:style w:type="paragraph" w:customStyle="1" w:styleId="MDPI411onetablecaption">
    <w:name w:val="MDPI_4.1.1_one_table_caption"/>
    <w:qFormat/>
    <w:rsid w:val="007703AC"/>
    <w:pPr>
      <w:adjustRightInd w:val="0"/>
      <w:snapToGrid w:val="0"/>
      <w:spacing w:before="240" w:after="120" w:line="260" w:lineRule="atLeast"/>
      <w:jc w:val="center"/>
    </w:pPr>
    <w:rPr>
      <w:rFonts w:ascii="Palatino Linotype" w:eastAsia="SimSun" w:hAnsi="Palatino Linotype" w:cs="Cordia New"/>
      <w:noProof/>
      <w:color w:val="000000"/>
      <w:kern w:val="0"/>
      <w:sz w:val="18"/>
      <w:lang w:eastAsia="zh-CN" w:bidi="en-US"/>
    </w:rPr>
  </w:style>
  <w:style w:type="paragraph" w:customStyle="1" w:styleId="MDPI72Copyright">
    <w:name w:val="MDPI_7.2_Copyright"/>
    <w:qFormat/>
    <w:rsid w:val="007703AC"/>
    <w:pPr>
      <w:adjustRightInd w:val="0"/>
      <w:snapToGrid w:val="0"/>
      <w:spacing w:before="240" w:line="240" w:lineRule="atLeast"/>
      <w:ind w:right="113"/>
    </w:pPr>
    <w:rPr>
      <w:rFonts w:ascii="Palatino Linotype" w:eastAsia="Times New Roman" w:hAnsi="Palatino Linotype" w:cs="Times New Roman"/>
      <w:noProof/>
      <w:snapToGrid w:val="0"/>
      <w:color w:val="000000"/>
      <w:spacing w:val="-2"/>
      <w:kern w:val="0"/>
      <w:sz w:val="14"/>
      <w:szCs w:val="20"/>
      <w:lang w:val="en-GB" w:eastAsia="en-GB"/>
    </w:rPr>
  </w:style>
  <w:style w:type="paragraph" w:customStyle="1" w:styleId="MDPI73CopyrightImage">
    <w:name w:val="MDPI_7.3_CopyrightImage"/>
    <w:rsid w:val="007703AC"/>
    <w:pPr>
      <w:adjustRightInd w:val="0"/>
      <w:snapToGrid w:val="0"/>
      <w:spacing w:after="100" w:line="260" w:lineRule="atLeast"/>
      <w:jc w:val="right"/>
    </w:pPr>
    <w:rPr>
      <w:rFonts w:ascii="Palatino Linotype" w:eastAsia="Times New Roman" w:hAnsi="Palatino Linotype" w:cs="Times New Roman"/>
      <w:color w:val="000000"/>
      <w:kern w:val="0"/>
      <w:sz w:val="20"/>
      <w:szCs w:val="20"/>
      <w:lang w:eastAsia="de-CH"/>
    </w:rPr>
  </w:style>
  <w:style w:type="paragraph" w:customStyle="1" w:styleId="MDPIequationFram">
    <w:name w:val="MDPI_equationFram"/>
    <w:qFormat/>
    <w:rsid w:val="007703AC"/>
    <w:pPr>
      <w:adjustRightInd w:val="0"/>
      <w:snapToGrid w:val="0"/>
      <w:spacing w:before="120" w:after="120"/>
      <w:jc w:val="center"/>
    </w:pPr>
    <w:rPr>
      <w:rFonts w:ascii="Palatino Linotype" w:eastAsia="Times New Roman" w:hAnsi="Palatino Linotype" w:cs="Times New Roman"/>
      <w:snapToGrid w:val="0"/>
      <w:color w:val="000000"/>
      <w:kern w:val="0"/>
      <w:sz w:val="20"/>
      <w:lang w:eastAsia="de-DE" w:bidi="en-US"/>
    </w:rPr>
  </w:style>
  <w:style w:type="paragraph" w:customStyle="1" w:styleId="MDPIfooter">
    <w:name w:val="MDPI_footer"/>
    <w:qFormat/>
    <w:rsid w:val="007703AC"/>
    <w:pPr>
      <w:adjustRightInd w:val="0"/>
      <w:snapToGrid w:val="0"/>
      <w:spacing w:before="120" w:line="260" w:lineRule="atLeast"/>
      <w:jc w:val="center"/>
    </w:pPr>
    <w:rPr>
      <w:rFonts w:ascii="Palatino Linotype" w:eastAsia="Times New Roman" w:hAnsi="Palatino Linotype" w:cs="Times New Roman"/>
      <w:color w:val="000000"/>
      <w:kern w:val="0"/>
      <w:sz w:val="20"/>
      <w:szCs w:val="20"/>
      <w:lang w:eastAsia="de-DE"/>
    </w:rPr>
  </w:style>
  <w:style w:type="paragraph" w:customStyle="1" w:styleId="MDPIfooterfirstpage">
    <w:name w:val="MDPI_footer_firstpage"/>
    <w:qFormat/>
    <w:rsid w:val="007703AC"/>
    <w:pPr>
      <w:tabs>
        <w:tab w:val="right" w:pos="8845"/>
      </w:tabs>
      <w:spacing w:line="160" w:lineRule="exact"/>
    </w:pPr>
    <w:rPr>
      <w:rFonts w:ascii="Palatino Linotype" w:eastAsia="Times New Roman" w:hAnsi="Palatino Linotype" w:cs="Times New Roman"/>
      <w:color w:val="000000"/>
      <w:kern w:val="0"/>
      <w:sz w:val="16"/>
      <w:szCs w:val="20"/>
      <w:lang w:eastAsia="de-DE"/>
    </w:rPr>
  </w:style>
  <w:style w:type="paragraph" w:customStyle="1" w:styleId="MDPIheader">
    <w:name w:val="MDPI_header"/>
    <w:qFormat/>
    <w:rsid w:val="007703AC"/>
    <w:pPr>
      <w:adjustRightInd w:val="0"/>
      <w:snapToGrid w:val="0"/>
      <w:spacing w:after="240" w:line="260" w:lineRule="atLeast"/>
      <w:jc w:val="both"/>
    </w:pPr>
    <w:rPr>
      <w:rFonts w:ascii="Palatino Linotype" w:eastAsia="Times New Roman" w:hAnsi="Palatino Linotype" w:cs="Times New Roman"/>
      <w:iCs/>
      <w:color w:val="000000"/>
      <w:kern w:val="0"/>
      <w:sz w:val="16"/>
      <w:szCs w:val="20"/>
      <w:lang w:eastAsia="de-DE"/>
    </w:rPr>
  </w:style>
  <w:style w:type="paragraph" w:customStyle="1" w:styleId="MDPIheadercitation">
    <w:name w:val="MDPI_header_citation"/>
    <w:rsid w:val="007703AC"/>
    <w:pPr>
      <w:spacing w:after="240"/>
    </w:pPr>
    <w:rPr>
      <w:rFonts w:ascii="Palatino Linotype" w:eastAsia="Times New Roman" w:hAnsi="Palatino Linotype" w:cs="Times New Roman"/>
      <w:snapToGrid w:val="0"/>
      <w:color w:val="000000"/>
      <w:kern w:val="0"/>
      <w:sz w:val="18"/>
      <w:szCs w:val="20"/>
      <w:lang w:eastAsia="de-DE" w:bidi="en-US"/>
    </w:rPr>
  </w:style>
  <w:style w:type="paragraph" w:customStyle="1" w:styleId="MDPIheadermdpilogo">
    <w:name w:val="MDPI_header_mdpi_logo"/>
    <w:qFormat/>
    <w:rsid w:val="007703AC"/>
    <w:pPr>
      <w:adjustRightInd w:val="0"/>
      <w:snapToGrid w:val="0"/>
      <w:spacing w:line="260" w:lineRule="atLeast"/>
      <w:jc w:val="right"/>
    </w:pPr>
    <w:rPr>
      <w:rFonts w:ascii="Palatino Linotype" w:eastAsia="Times New Roman" w:hAnsi="Palatino Linotype" w:cs="Times New Roman"/>
      <w:color w:val="000000"/>
      <w:kern w:val="0"/>
      <w:lang w:eastAsia="de-CH"/>
    </w:rPr>
  </w:style>
  <w:style w:type="paragraph" w:customStyle="1" w:styleId="MDPItext">
    <w:name w:val="MDPI_text"/>
    <w:qFormat/>
    <w:rsid w:val="007703AC"/>
    <w:pPr>
      <w:spacing w:line="260" w:lineRule="atLeast"/>
      <w:ind w:left="425" w:right="425" w:firstLine="284"/>
      <w:jc w:val="both"/>
    </w:pPr>
    <w:rPr>
      <w:rFonts w:ascii="Times New Roman" w:eastAsia="Times New Roman" w:hAnsi="Times New Roman" w:cs="Times New Roman"/>
      <w:noProof/>
      <w:snapToGrid w:val="0"/>
      <w:color w:val="000000"/>
      <w:kern w:val="0"/>
      <w:sz w:val="22"/>
      <w:lang w:eastAsia="de-DE" w:bidi="en-US"/>
    </w:rPr>
  </w:style>
  <w:style w:type="paragraph" w:customStyle="1" w:styleId="MDPItitle">
    <w:name w:val="MDPI_title"/>
    <w:qFormat/>
    <w:rsid w:val="007703AC"/>
    <w:pPr>
      <w:adjustRightInd w:val="0"/>
      <w:snapToGrid w:val="0"/>
      <w:spacing w:after="240" w:line="260" w:lineRule="atLeast"/>
      <w:jc w:val="both"/>
    </w:pPr>
    <w:rPr>
      <w:rFonts w:ascii="Palatino Linotype" w:eastAsia="Times New Roman" w:hAnsi="Palatino Linotype" w:cs="Times New Roman"/>
      <w:b/>
      <w:snapToGrid w:val="0"/>
      <w:color w:val="000000"/>
      <w:kern w:val="0"/>
      <w:sz w:val="36"/>
      <w:szCs w:val="20"/>
      <w:lang w:eastAsia="de-DE" w:bidi="en-US"/>
    </w:rPr>
  </w:style>
  <w:style w:type="character" w:customStyle="1" w:styleId="apple-converted-space">
    <w:name w:val="apple-converted-space"/>
    <w:rsid w:val="007703AC"/>
  </w:style>
  <w:style w:type="paragraph" w:styleId="a9">
    <w:name w:val="Body Text"/>
    <w:link w:val="Char2"/>
    <w:rsid w:val="007703AC"/>
    <w:pPr>
      <w:spacing w:after="120" w:line="340" w:lineRule="atLeast"/>
      <w:jc w:val="both"/>
    </w:pPr>
    <w:rPr>
      <w:rFonts w:ascii="Palatino Linotype" w:eastAsia="SimSun" w:hAnsi="Palatino Linotype" w:cs="Times New Roman"/>
      <w:color w:val="000000"/>
      <w:kern w:val="0"/>
      <w:szCs w:val="20"/>
      <w:lang w:eastAsia="de-DE"/>
    </w:rPr>
  </w:style>
  <w:style w:type="character" w:customStyle="1" w:styleId="Char2">
    <w:name w:val="본문 Char"/>
    <w:basedOn w:val="a0"/>
    <w:link w:val="a9"/>
    <w:rsid w:val="007703AC"/>
    <w:rPr>
      <w:rFonts w:ascii="Palatino Linotype" w:eastAsia="SimSun" w:hAnsi="Palatino Linotype" w:cs="Times New Roman"/>
      <w:color w:val="000000"/>
      <w:kern w:val="0"/>
      <w:szCs w:val="20"/>
      <w:lang w:eastAsia="de-DE"/>
    </w:rPr>
  </w:style>
  <w:style w:type="character" w:styleId="aa">
    <w:name w:val="annotation reference"/>
    <w:uiPriority w:val="99"/>
    <w:rsid w:val="007703AC"/>
    <w:rPr>
      <w:sz w:val="21"/>
      <w:szCs w:val="21"/>
    </w:rPr>
  </w:style>
  <w:style w:type="paragraph" w:styleId="ab">
    <w:name w:val="annotation text"/>
    <w:basedOn w:val="a"/>
    <w:link w:val="Char3"/>
    <w:uiPriority w:val="99"/>
    <w:rsid w:val="007703AC"/>
    <w:pPr>
      <w:widowControl/>
      <w:spacing w:line="260" w:lineRule="atLeast"/>
      <w:jc w:val="both"/>
    </w:pPr>
    <w:rPr>
      <w:rFonts w:ascii="Palatino Linotype" w:eastAsia="SimSun" w:hAnsi="Palatino Linotype" w:cs="Times New Roman"/>
      <w:color w:val="000000"/>
      <w:kern w:val="0"/>
      <w:szCs w:val="20"/>
      <w:lang w:eastAsia="zh-CN"/>
    </w:rPr>
  </w:style>
  <w:style w:type="character" w:customStyle="1" w:styleId="Char3">
    <w:name w:val="메모 텍스트 Char"/>
    <w:basedOn w:val="a0"/>
    <w:link w:val="ab"/>
    <w:uiPriority w:val="99"/>
    <w:rsid w:val="007703AC"/>
    <w:rPr>
      <w:rFonts w:ascii="Palatino Linotype" w:eastAsia="SimSun" w:hAnsi="Palatino Linotype" w:cs="Times New Roman"/>
      <w:color w:val="000000"/>
      <w:kern w:val="0"/>
      <w:sz w:val="20"/>
      <w:szCs w:val="20"/>
      <w:lang w:eastAsia="zh-CN"/>
    </w:rPr>
  </w:style>
  <w:style w:type="paragraph" w:styleId="ac">
    <w:name w:val="annotation subject"/>
    <w:basedOn w:val="ab"/>
    <w:next w:val="ab"/>
    <w:link w:val="Char4"/>
    <w:rsid w:val="007703AC"/>
    <w:rPr>
      <w:b/>
      <w:bCs/>
    </w:rPr>
  </w:style>
  <w:style w:type="character" w:customStyle="1" w:styleId="Char4">
    <w:name w:val="메모 주제 Char"/>
    <w:basedOn w:val="Char3"/>
    <w:link w:val="ac"/>
    <w:rsid w:val="007703AC"/>
    <w:rPr>
      <w:rFonts w:ascii="Palatino Linotype" w:eastAsia="SimSun" w:hAnsi="Palatino Linotype" w:cs="Times New Roman"/>
      <w:b/>
      <w:bCs/>
      <w:color w:val="000000"/>
      <w:kern w:val="0"/>
      <w:sz w:val="20"/>
      <w:szCs w:val="20"/>
      <w:lang w:eastAsia="zh-CN"/>
    </w:rPr>
  </w:style>
  <w:style w:type="character" w:styleId="ad">
    <w:name w:val="endnote reference"/>
    <w:rsid w:val="007703AC"/>
    <w:rPr>
      <w:vertAlign w:val="superscript"/>
    </w:rPr>
  </w:style>
  <w:style w:type="character" w:customStyle="1" w:styleId="Char5">
    <w:name w:val="미주 텍스트 Char"/>
    <w:basedOn w:val="a0"/>
    <w:link w:val="ae"/>
    <w:semiHidden/>
    <w:rsid w:val="007703AC"/>
    <w:rPr>
      <w:rFonts w:ascii="Palatino Linotype" w:eastAsia="SimSun" w:hAnsi="Palatino Linotype" w:cs="Times New Roman"/>
      <w:color w:val="000000"/>
      <w:kern w:val="0"/>
      <w:sz w:val="20"/>
      <w:szCs w:val="20"/>
      <w:lang w:eastAsia="zh-CN"/>
    </w:rPr>
  </w:style>
  <w:style w:type="paragraph" w:styleId="ae">
    <w:name w:val="endnote text"/>
    <w:basedOn w:val="a"/>
    <w:link w:val="Char5"/>
    <w:semiHidden/>
    <w:unhideWhenUsed/>
    <w:rsid w:val="007703AC"/>
    <w:pPr>
      <w:widowControl/>
      <w:jc w:val="both"/>
    </w:pPr>
    <w:rPr>
      <w:rFonts w:ascii="Palatino Linotype" w:eastAsia="SimSun" w:hAnsi="Palatino Linotype" w:cs="Times New Roman"/>
      <w:color w:val="000000"/>
      <w:kern w:val="0"/>
      <w:szCs w:val="20"/>
      <w:lang w:eastAsia="zh-CN"/>
    </w:rPr>
  </w:style>
  <w:style w:type="character" w:styleId="af">
    <w:name w:val="FollowedHyperlink"/>
    <w:rsid w:val="007703AC"/>
    <w:rPr>
      <w:color w:val="954F72"/>
      <w:u w:val="single"/>
    </w:rPr>
  </w:style>
  <w:style w:type="character" w:customStyle="1" w:styleId="Char6">
    <w:name w:val="각주 텍스트 Char"/>
    <w:basedOn w:val="a0"/>
    <w:link w:val="af0"/>
    <w:semiHidden/>
    <w:rsid w:val="007703AC"/>
    <w:rPr>
      <w:rFonts w:ascii="Palatino Linotype" w:eastAsia="SimSun" w:hAnsi="Palatino Linotype" w:cs="Times New Roman"/>
      <w:color w:val="000000"/>
      <w:kern w:val="0"/>
      <w:sz w:val="20"/>
      <w:szCs w:val="20"/>
      <w:lang w:eastAsia="zh-CN"/>
    </w:rPr>
  </w:style>
  <w:style w:type="paragraph" w:styleId="af0">
    <w:name w:val="footnote text"/>
    <w:basedOn w:val="a"/>
    <w:link w:val="Char6"/>
    <w:semiHidden/>
    <w:unhideWhenUsed/>
    <w:rsid w:val="007703AC"/>
    <w:pPr>
      <w:widowControl/>
      <w:jc w:val="both"/>
    </w:pPr>
    <w:rPr>
      <w:rFonts w:ascii="Palatino Linotype" w:eastAsia="SimSun" w:hAnsi="Palatino Linotype" w:cs="Times New Roman"/>
      <w:color w:val="000000"/>
      <w:kern w:val="0"/>
      <w:szCs w:val="20"/>
      <w:lang w:eastAsia="zh-CN"/>
    </w:rPr>
  </w:style>
  <w:style w:type="paragraph" w:styleId="af1">
    <w:name w:val="Normal (Web)"/>
    <w:basedOn w:val="a"/>
    <w:uiPriority w:val="99"/>
    <w:rsid w:val="007703AC"/>
    <w:pPr>
      <w:widowControl/>
      <w:spacing w:line="260" w:lineRule="atLeast"/>
      <w:jc w:val="both"/>
    </w:pPr>
    <w:rPr>
      <w:rFonts w:ascii="Palatino Linotype" w:eastAsia="SimSun" w:hAnsi="Palatino Linotype" w:cs="Times New Roman"/>
      <w:color w:val="000000"/>
      <w:kern w:val="0"/>
      <w:szCs w:val="24"/>
      <w:lang w:eastAsia="zh-CN"/>
    </w:rPr>
  </w:style>
  <w:style w:type="paragraph" w:customStyle="1" w:styleId="MsoFootnoteText0">
    <w:name w:val="MsoFootnoteText"/>
    <w:basedOn w:val="af1"/>
    <w:qFormat/>
    <w:rsid w:val="007703AC"/>
    <w:rPr>
      <w:rFonts w:ascii="Times New Roman" w:hAnsi="Times New Roman"/>
    </w:rPr>
  </w:style>
  <w:style w:type="character" w:styleId="af2">
    <w:name w:val="page number"/>
    <w:rsid w:val="007703AC"/>
  </w:style>
  <w:style w:type="character" w:styleId="af3">
    <w:name w:val="Placeholder Text"/>
    <w:uiPriority w:val="99"/>
    <w:semiHidden/>
    <w:rsid w:val="007703AC"/>
    <w:rPr>
      <w:color w:val="808080"/>
    </w:rPr>
  </w:style>
  <w:style w:type="paragraph" w:customStyle="1" w:styleId="MDPI71FootNotes">
    <w:name w:val="MDPI_7.1_FootNotes"/>
    <w:qFormat/>
    <w:rsid w:val="007703AC"/>
    <w:pPr>
      <w:numPr>
        <w:numId w:val="12"/>
      </w:numPr>
      <w:adjustRightInd w:val="0"/>
      <w:snapToGrid w:val="0"/>
      <w:spacing w:line="228" w:lineRule="auto"/>
    </w:pPr>
    <w:rPr>
      <w:rFonts w:ascii="Palatino Linotype" w:hAnsi="Palatino Linotype" w:cs="Times New Roman"/>
      <w:noProof/>
      <w:color w:val="000000"/>
      <w:kern w:val="0"/>
      <w:sz w:val="18"/>
      <w:szCs w:val="20"/>
      <w:lang w:eastAsia="zh-CN"/>
    </w:rPr>
  </w:style>
  <w:style w:type="paragraph" w:customStyle="1" w:styleId="af4">
    <w:name w:val="바탕글"/>
    <w:basedOn w:val="a"/>
    <w:rsid w:val="007703AC"/>
    <w:pPr>
      <w:wordWrap w:val="0"/>
      <w:autoSpaceDE w:val="0"/>
      <w:autoSpaceDN w:val="0"/>
      <w:snapToGrid w:val="0"/>
      <w:spacing w:line="384" w:lineRule="auto"/>
      <w:jc w:val="both"/>
      <w:textAlignment w:val="baseline"/>
    </w:pPr>
    <w:rPr>
      <w:rFonts w:ascii="바탕" w:eastAsia="굴림" w:hAnsi="굴림" w:cs="굴림"/>
      <w:color w:val="000000"/>
      <w:kern w:val="0"/>
      <w:szCs w:val="20"/>
      <w:lang w:eastAsia="ko-KR"/>
    </w:rPr>
  </w:style>
  <w:style w:type="character" w:customStyle="1" w:styleId="q4iawc">
    <w:name w:val="q4iawc"/>
    <w:basedOn w:val="a0"/>
    <w:rsid w:val="007703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gif"/><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hyperlink" Target="https://doi-org.libproxy.kmou.ac.kr/10.1016/j.ijheatmasstransfer.2012.06.094."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hyperlink" Target="https://www.researchgate.net/publication/333292922_On_the_modeling_of_a_centrifugal_pump"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hyperlink" Target="https://doi-org.libproxy.kmou.ac.kr/10.1080/20464177.2017.128319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hyperlink" Target="https://www.mathworks.com/help/releases/R2020b/physmod/hydro/ref/heatexchangertltl.html" TargetMode="External"/><Relationship Id="rId37" Type="http://schemas.openxmlformats.org/officeDocument/2006/relationships/fontTable" Target="fontTable.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hyperlink" Target="https://shipandbunker.com/prices/av" TargetMode="External"/><Relationship Id="rId36" Type="http://schemas.openxmlformats.org/officeDocument/2006/relationships/hyperlink" Target="https://www.seatemperature.org" TargetMode="Externa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hyperlink" Target="https://www.mathworks.com/help/physmod/hydro/ref/3waydirectionalvalvetl.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gif"/><Relationship Id="rId30" Type="http://schemas.openxmlformats.org/officeDocument/2006/relationships/hyperlink" Target="https://www.mathworks.com/help/releases/R2020b/physmod/hydro/ref/centrifugalpumptl.html." TargetMode="External"/><Relationship Id="rId35" Type="http://schemas.openxmlformats.org/officeDocument/2006/relationships/hyperlink" Target="https://www-sciencedirect-com.libproxy.kmou.ac.kr/science/article/pii/S001793101200525X." TargetMode="Externa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4FF33BE53814422A789AF6AAEDEE6E3"/>
        <w:category>
          <w:name w:val="일반"/>
          <w:gallery w:val="placeholder"/>
        </w:category>
        <w:types>
          <w:type w:val="bbPlcHdr"/>
        </w:types>
        <w:behaviors>
          <w:behavior w:val="content"/>
        </w:behaviors>
        <w:guid w:val="{201A70CB-CCB6-4DB8-B81B-98F0D7E0DC8E}"/>
      </w:docPartPr>
      <w:docPartBody>
        <w:p w:rsidR="00B57C19" w:rsidRDefault="00B57C19" w:rsidP="00B57C19">
          <w:pPr>
            <w:pStyle w:val="14FF33BE53814422A789AF6AAEDEE6E3"/>
          </w:pPr>
          <w:r w:rsidRPr="00FD710B">
            <w:rPr>
              <w:rStyle w:val="a3"/>
              <w:rFonts w:hint="eastAsia"/>
            </w:rPr>
            <w:t>서식</w:t>
          </w:r>
          <w:r w:rsidRPr="00FD710B">
            <w:rPr>
              <w:rStyle w:val="a3"/>
            </w:rPr>
            <w:t xml:space="preserve"> </w:t>
          </w:r>
          <w:r w:rsidRPr="00FD710B">
            <w:rPr>
              <w:rStyle w:val="a3"/>
              <w:rFonts w:hint="eastAsia"/>
            </w:rPr>
            <w:t>지정</w:t>
          </w:r>
          <w:r w:rsidRPr="00FD710B">
            <w:rPr>
              <w:rStyle w:val="a3"/>
            </w:rPr>
            <w:t xml:space="preserve"> </w:t>
          </w:r>
          <w:r w:rsidRPr="00FD710B">
            <w:rPr>
              <w:rStyle w:val="a3"/>
              <w:rFonts w:hint="eastAsia"/>
            </w:rPr>
            <w:t>중</w:t>
          </w:r>
          <w:r w:rsidRPr="00FD710B">
            <w:rPr>
              <w:rStyle w:val="a3"/>
            </w:rPr>
            <w:t>...</w:t>
          </w:r>
        </w:p>
      </w:docPartBody>
    </w:docPart>
    <w:docPart>
      <w:docPartPr>
        <w:name w:val="EA43E10871C5470E894C52865274C8FE"/>
        <w:category>
          <w:name w:val="일반"/>
          <w:gallery w:val="placeholder"/>
        </w:category>
        <w:types>
          <w:type w:val="bbPlcHdr"/>
        </w:types>
        <w:behaviors>
          <w:behavior w:val="content"/>
        </w:behaviors>
        <w:guid w:val="{F622F22E-59BA-4D57-9026-6BC8579E4062}"/>
      </w:docPartPr>
      <w:docPartBody>
        <w:p w:rsidR="00B57C19" w:rsidRDefault="00B57C19" w:rsidP="00B57C19">
          <w:pPr>
            <w:pStyle w:val="EA43E10871C5470E894C52865274C8FE"/>
          </w:pPr>
          <w:r w:rsidRPr="00FD710B">
            <w:rPr>
              <w:rStyle w:val="a3"/>
              <w:rFonts w:hint="eastAsia"/>
            </w:rPr>
            <w:t>서식</w:t>
          </w:r>
          <w:r w:rsidRPr="00FD710B">
            <w:rPr>
              <w:rStyle w:val="a3"/>
            </w:rPr>
            <w:t xml:space="preserve"> </w:t>
          </w:r>
          <w:r w:rsidRPr="00FD710B">
            <w:rPr>
              <w:rStyle w:val="a3"/>
              <w:rFonts w:hint="eastAsia"/>
            </w:rPr>
            <w:t>지정</w:t>
          </w:r>
          <w:r w:rsidRPr="00FD710B">
            <w:rPr>
              <w:rStyle w:val="a3"/>
            </w:rPr>
            <w:t xml:space="preserve"> </w:t>
          </w:r>
          <w:r w:rsidRPr="00FD710B">
            <w:rPr>
              <w:rStyle w:val="a3"/>
              <w:rFonts w:hint="eastAsia"/>
            </w:rPr>
            <w:t>중</w:t>
          </w:r>
          <w:r w:rsidRPr="00FD710B">
            <w:rPr>
              <w:rStyle w:val="a3"/>
            </w:rPr>
            <w:t>...</w:t>
          </w:r>
        </w:p>
      </w:docPartBody>
    </w:docPart>
    <w:docPart>
      <w:docPartPr>
        <w:name w:val="2DECD9D6094040D7A73A4538E8AAE00A"/>
        <w:category>
          <w:name w:val="일반"/>
          <w:gallery w:val="placeholder"/>
        </w:category>
        <w:types>
          <w:type w:val="bbPlcHdr"/>
        </w:types>
        <w:behaviors>
          <w:behavior w:val="content"/>
        </w:behaviors>
        <w:guid w:val="{ADF9FBCB-9CF6-44BD-AD23-EE220C9C3257}"/>
      </w:docPartPr>
      <w:docPartBody>
        <w:p w:rsidR="00B57C19" w:rsidRDefault="00B57C19" w:rsidP="00B57C19">
          <w:pPr>
            <w:pStyle w:val="2DECD9D6094040D7A73A4538E8AAE00A"/>
          </w:pPr>
          <w:r w:rsidRPr="00FD710B">
            <w:rPr>
              <w:rStyle w:val="a3"/>
              <w:rFonts w:hint="eastAsia"/>
            </w:rPr>
            <w:t>서식</w:t>
          </w:r>
          <w:r w:rsidRPr="00FD710B">
            <w:rPr>
              <w:rStyle w:val="a3"/>
            </w:rPr>
            <w:t xml:space="preserve"> </w:t>
          </w:r>
          <w:r w:rsidRPr="00FD710B">
            <w:rPr>
              <w:rStyle w:val="a3"/>
              <w:rFonts w:hint="eastAsia"/>
            </w:rPr>
            <w:t>지정</w:t>
          </w:r>
          <w:r w:rsidRPr="00FD710B">
            <w:rPr>
              <w:rStyle w:val="a3"/>
            </w:rPr>
            <w:t xml:space="preserve"> </w:t>
          </w:r>
          <w:r w:rsidRPr="00FD710B">
            <w:rPr>
              <w:rStyle w:val="a3"/>
              <w:rFonts w:hint="eastAsia"/>
            </w:rPr>
            <w:t>중</w:t>
          </w:r>
          <w:r w:rsidRPr="00FD710B">
            <w:rPr>
              <w:rStyle w:val="a3"/>
            </w:rPr>
            <w:t>...</w:t>
          </w:r>
        </w:p>
      </w:docPartBody>
    </w:docPart>
    <w:docPart>
      <w:docPartPr>
        <w:name w:val="4119309DEA064CE3B0F9436C102771E9"/>
        <w:category>
          <w:name w:val="일반"/>
          <w:gallery w:val="placeholder"/>
        </w:category>
        <w:types>
          <w:type w:val="bbPlcHdr"/>
        </w:types>
        <w:behaviors>
          <w:behavior w:val="content"/>
        </w:behaviors>
        <w:guid w:val="{AA52A143-CF44-4B32-9460-701F62540D43}"/>
      </w:docPartPr>
      <w:docPartBody>
        <w:p w:rsidR="00B57C19" w:rsidRDefault="00B57C19" w:rsidP="00B57C19">
          <w:pPr>
            <w:pStyle w:val="4119309DEA064CE3B0F9436C102771E9"/>
          </w:pPr>
          <w:r w:rsidRPr="00FD710B">
            <w:rPr>
              <w:rStyle w:val="a3"/>
              <w:rFonts w:hint="eastAsia"/>
            </w:rPr>
            <w:t>서식</w:t>
          </w:r>
          <w:r w:rsidRPr="00FD710B">
            <w:rPr>
              <w:rStyle w:val="a3"/>
            </w:rPr>
            <w:t xml:space="preserve"> </w:t>
          </w:r>
          <w:r w:rsidRPr="00FD710B">
            <w:rPr>
              <w:rStyle w:val="a3"/>
              <w:rFonts w:hint="eastAsia"/>
            </w:rPr>
            <w:t>지정</w:t>
          </w:r>
          <w:r w:rsidRPr="00FD710B">
            <w:rPr>
              <w:rStyle w:val="a3"/>
            </w:rPr>
            <w:t xml:space="preserve"> </w:t>
          </w:r>
          <w:r w:rsidRPr="00FD710B">
            <w:rPr>
              <w:rStyle w:val="a3"/>
              <w:rFonts w:hint="eastAsia"/>
            </w:rPr>
            <w:t>중</w:t>
          </w:r>
          <w:r w:rsidRPr="00FD710B">
            <w:rPr>
              <w:rStyle w:val="a3"/>
            </w:rPr>
            <w:t>...</w:t>
          </w:r>
        </w:p>
      </w:docPartBody>
    </w:docPart>
    <w:docPart>
      <w:docPartPr>
        <w:name w:val="4B35DAFF9C434F6DAF5F23A30C56B602"/>
        <w:category>
          <w:name w:val="일반"/>
          <w:gallery w:val="placeholder"/>
        </w:category>
        <w:types>
          <w:type w:val="bbPlcHdr"/>
        </w:types>
        <w:behaviors>
          <w:behavior w:val="content"/>
        </w:behaviors>
        <w:guid w:val="{F77A3A88-A4BD-46A3-B30F-6C94AD05A09A}"/>
      </w:docPartPr>
      <w:docPartBody>
        <w:p w:rsidR="00B57C19" w:rsidRDefault="00B57C19" w:rsidP="00B57C19">
          <w:pPr>
            <w:pStyle w:val="4B35DAFF9C434F6DAF5F23A30C56B602"/>
          </w:pPr>
          <w:r w:rsidRPr="00FD710B">
            <w:rPr>
              <w:rStyle w:val="a3"/>
              <w:rFonts w:hint="eastAsia"/>
            </w:rPr>
            <w:t>서식</w:t>
          </w:r>
          <w:r w:rsidRPr="00FD710B">
            <w:rPr>
              <w:rStyle w:val="a3"/>
            </w:rPr>
            <w:t xml:space="preserve"> </w:t>
          </w:r>
          <w:r w:rsidRPr="00FD710B">
            <w:rPr>
              <w:rStyle w:val="a3"/>
              <w:rFonts w:hint="eastAsia"/>
            </w:rPr>
            <w:t>지정</w:t>
          </w:r>
          <w:r w:rsidRPr="00FD710B">
            <w:rPr>
              <w:rStyle w:val="a3"/>
            </w:rPr>
            <w:t xml:space="preserve"> </w:t>
          </w:r>
          <w:r w:rsidRPr="00FD710B">
            <w:rPr>
              <w:rStyle w:val="a3"/>
              <w:rFonts w:hint="eastAsia"/>
            </w:rPr>
            <w:t>중</w:t>
          </w:r>
          <w:r w:rsidRPr="00FD710B">
            <w:rPr>
              <w:rStyle w:val="a3"/>
            </w:rPr>
            <w:t>...</w:t>
          </w:r>
        </w:p>
      </w:docPartBody>
    </w:docPart>
    <w:docPart>
      <w:docPartPr>
        <w:name w:val="46BED22BFA1E4120A5EFCAD4459C7ECF"/>
        <w:category>
          <w:name w:val="일반"/>
          <w:gallery w:val="placeholder"/>
        </w:category>
        <w:types>
          <w:type w:val="bbPlcHdr"/>
        </w:types>
        <w:behaviors>
          <w:behavior w:val="content"/>
        </w:behaviors>
        <w:guid w:val="{D721BC4D-2B99-4B37-A222-E7C1ABEE89D2}"/>
      </w:docPartPr>
      <w:docPartBody>
        <w:p w:rsidR="00B57C19" w:rsidRDefault="00B57C19" w:rsidP="00B57C19">
          <w:pPr>
            <w:pStyle w:val="46BED22BFA1E4120A5EFCAD4459C7ECF"/>
          </w:pPr>
          <w:r w:rsidRPr="00FD710B">
            <w:rPr>
              <w:rStyle w:val="a3"/>
              <w:rFonts w:hint="eastAsia"/>
            </w:rPr>
            <w:t>서식</w:t>
          </w:r>
          <w:r w:rsidRPr="00FD710B">
            <w:rPr>
              <w:rStyle w:val="a3"/>
            </w:rPr>
            <w:t xml:space="preserve"> </w:t>
          </w:r>
          <w:r w:rsidRPr="00FD710B">
            <w:rPr>
              <w:rStyle w:val="a3"/>
              <w:rFonts w:hint="eastAsia"/>
            </w:rPr>
            <w:t>지정</w:t>
          </w:r>
          <w:r w:rsidRPr="00FD710B">
            <w:rPr>
              <w:rStyle w:val="a3"/>
            </w:rPr>
            <w:t xml:space="preserve"> </w:t>
          </w:r>
          <w:r w:rsidRPr="00FD710B">
            <w:rPr>
              <w:rStyle w:val="a3"/>
              <w:rFonts w:hint="eastAsia"/>
            </w:rPr>
            <w:t>중</w:t>
          </w:r>
          <w:r w:rsidRPr="00FD710B">
            <w:rPr>
              <w:rStyle w:val="a3"/>
            </w:rPr>
            <w:t>...</w:t>
          </w:r>
        </w:p>
      </w:docPartBody>
    </w:docPart>
    <w:docPart>
      <w:docPartPr>
        <w:name w:val="FBB4308AA4084561B19DAF50FD48A543"/>
        <w:category>
          <w:name w:val="일반"/>
          <w:gallery w:val="placeholder"/>
        </w:category>
        <w:types>
          <w:type w:val="bbPlcHdr"/>
        </w:types>
        <w:behaviors>
          <w:behavior w:val="content"/>
        </w:behaviors>
        <w:guid w:val="{8D4CFA64-87A8-47C4-B6FC-BD98E4F2A292}"/>
      </w:docPartPr>
      <w:docPartBody>
        <w:p w:rsidR="00B57C19" w:rsidRDefault="00B57C19" w:rsidP="00B57C19">
          <w:pPr>
            <w:pStyle w:val="FBB4308AA4084561B19DAF50FD48A543"/>
          </w:pPr>
          <w:r w:rsidRPr="00FD710B">
            <w:rPr>
              <w:rStyle w:val="a3"/>
              <w:rFonts w:hint="eastAsia"/>
            </w:rPr>
            <w:t>서식</w:t>
          </w:r>
          <w:r w:rsidRPr="00FD710B">
            <w:rPr>
              <w:rStyle w:val="a3"/>
            </w:rPr>
            <w:t xml:space="preserve"> </w:t>
          </w:r>
          <w:r w:rsidRPr="00FD710B">
            <w:rPr>
              <w:rStyle w:val="a3"/>
              <w:rFonts w:hint="eastAsia"/>
            </w:rPr>
            <w:t>지정</w:t>
          </w:r>
          <w:r w:rsidRPr="00FD710B">
            <w:rPr>
              <w:rStyle w:val="a3"/>
            </w:rPr>
            <w:t xml:space="preserve"> </w:t>
          </w:r>
          <w:r w:rsidRPr="00FD710B">
            <w:rPr>
              <w:rStyle w:val="a3"/>
              <w:rFonts w:hint="eastAsia"/>
            </w:rPr>
            <w:t>중</w:t>
          </w:r>
          <w:r w:rsidRPr="00FD710B">
            <w:rPr>
              <w:rStyle w:val="a3"/>
            </w:rPr>
            <w:t>...</w:t>
          </w:r>
        </w:p>
      </w:docPartBody>
    </w:docPart>
    <w:docPart>
      <w:docPartPr>
        <w:name w:val="CFD02C731CBE4703AC97DD23F9ED74E9"/>
        <w:category>
          <w:name w:val="일반"/>
          <w:gallery w:val="placeholder"/>
        </w:category>
        <w:types>
          <w:type w:val="bbPlcHdr"/>
        </w:types>
        <w:behaviors>
          <w:behavior w:val="content"/>
        </w:behaviors>
        <w:guid w:val="{674DD8DC-19D7-41D9-8754-4F641EFB1105}"/>
      </w:docPartPr>
      <w:docPartBody>
        <w:p w:rsidR="00B57C19" w:rsidRDefault="00B57C19" w:rsidP="00B57C19">
          <w:pPr>
            <w:pStyle w:val="CFD02C731CBE4703AC97DD23F9ED74E9"/>
          </w:pPr>
          <w:r w:rsidRPr="00FD710B">
            <w:rPr>
              <w:rStyle w:val="a3"/>
              <w:rFonts w:hint="eastAsia"/>
            </w:rPr>
            <w:t>서식</w:t>
          </w:r>
          <w:r w:rsidRPr="00FD710B">
            <w:rPr>
              <w:rStyle w:val="a3"/>
            </w:rPr>
            <w:t xml:space="preserve"> </w:t>
          </w:r>
          <w:r w:rsidRPr="00FD710B">
            <w:rPr>
              <w:rStyle w:val="a3"/>
              <w:rFonts w:hint="eastAsia"/>
            </w:rPr>
            <w:t>지정</w:t>
          </w:r>
          <w:r w:rsidRPr="00FD710B">
            <w:rPr>
              <w:rStyle w:val="a3"/>
            </w:rPr>
            <w:t xml:space="preserve"> </w:t>
          </w:r>
          <w:r w:rsidRPr="00FD710B">
            <w:rPr>
              <w:rStyle w:val="a3"/>
              <w:rFonts w:hint="eastAsia"/>
            </w:rPr>
            <w:t>중</w:t>
          </w:r>
          <w:r w:rsidRPr="00FD710B">
            <w:rPr>
              <w:rStyle w:val="a3"/>
            </w:rPr>
            <w:t>...</w:t>
          </w:r>
        </w:p>
      </w:docPartBody>
    </w:docPart>
    <w:docPart>
      <w:docPartPr>
        <w:name w:val="64655D6DD1814FB89A8B1C387832DBC8"/>
        <w:category>
          <w:name w:val="일반"/>
          <w:gallery w:val="placeholder"/>
        </w:category>
        <w:types>
          <w:type w:val="bbPlcHdr"/>
        </w:types>
        <w:behaviors>
          <w:behavior w:val="content"/>
        </w:behaviors>
        <w:guid w:val="{2BADDAED-B2E5-4724-973D-FC75448D9830}"/>
      </w:docPartPr>
      <w:docPartBody>
        <w:p w:rsidR="00B57C19" w:rsidRDefault="00B57C19" w:rsidP="00B57C19">
          <w:pPr>
            <w:pStyle w:val="64655D6DD1814FB89A8B1C387832DBC8"/>
          </w:pPr>
          <w:r w:rsidRPr="00FD710B">
            <w:rPr>
              <w:rStyle w:val="a3"/>
              <w:rFonts w:hint="eastAsia"/>
            </w:rPr>
            <w:t>서식</w:t>
          </w:r>
          <w:r w:rsidRPr="00FD710B">
            <w:rPr>
              <w:rStyle w:val="a3"/>
            </w:rPr>
            <w:t xml:space="preserve"> </w:t>
          </w:r>
          <w:r w:rsidRPr="00FD710B">
            <w:rPr>
              <w:rStyle w:val="a3"/>
              <w:rFonts w:hint="eastAsia"/>
            </w:rPr>
            <w:t>지정</w:t>
          </w:r>
          <w:r w:rsidRPr="00FD710B">
            <w:rPr>
              <w:rStyle w:val="a3"/>
            </w:rPr>
            <w:t xml:space="preserve"> </w:t>
          </w:r>
          <w:r w:rsidRPr="00FD710B">
            <w:rPr>
              <w:rStyle w:val="a3"/>
              <w:rFonts w:hint="eastAsia"/>
            </w:rPr>
            <w:t>중</w:t>
          </w:r>
          <w:r w:rsidRPr="00FD710B">
            <w:rPr>
              <w:rStyle w:val="a3"/>
            </w:rPr>
            <w:t>...</w:t>
          </w:r>
        </w:p>
      </w:docPartBody>
    </w:docPart>
    <w:docPart>
      <w:docPartPr>
        <w:name w:val="BB92F2CBDD184F20BBFFB1F88121E9F1"/>
        <w:category>
          <w:name w:val="일반"/>
          <w:gallery w:val="placeholder"/>
        </w:category>
        <w:types>
          <w:type w:val="bbPlcHdr"/>
        </w:types>
        <w:behaviors>
          <w:behavior w:val="content"/>
        </w:behaviors>
        <w:guid w:val="{EA62149F-A421-43DC-84E4-114C7012C80D}"/>
      </w:docPartPr>
      <w:docPartBody>
        <w:p w:rsidR="00B57C19" w:rsidRDefault="00B57C19" w:rsidP="00B57C19">
          <w:pPr>
            <w:pStyle w:val="BB92F2CBDD184F20BBFFB1F88121E9F1"/>
          </w:pPr>
          <w:r w:rsidRPr="00FD710B">
            <w:rPr>
              <w:rStyle w:val="a3"/>
              <w:rFonts w:hint="eastAsia"/>
            </w:rPr>
            <w:t>서식</w:t>
          </w:r>
          <w:r w:rsidRPr="00FD710B">
            <w:rPr>
              <w:rStyle w:val="a3"/>
            </w:rPr>
            <w:t xml:space="preserve"> </w:t>
          </w:r>
          <w:r w:rsidRPr="00FD710B">
            <w:rPr>
              <w:rStyle w:val="a3"/>
              <w:rFonts w:hint="eastAsia"/>
            </w:rPr>
            <w:t>지정</w:t>
          </w:r>
          <w:r w:rsidRPr="00FD710B">
            <w:rPr>
              <w:rStyle w:val="a3"/>
            </w:rPr>
            <w:t xml:space="preserve"> </w:t>
          </w:r>
          <w:r w:rsidRPr="00FD710B">
            <w:rPr>
              <w:rStyle w:val="a3"/>
              <w:rFonts w:hint="eastAsia"/>
            </w:rPr>
            <w:t>중</w:t>
          </w:r>
          <w:r w:rsidRPr="00FD710B">
            <w:rPr>
              <w:rStyle w:val="a3"/>
            </w:rPr>
            <w:t>...</w:t>
          </w:r>
        </w:p>
      </w:docPartBody>
    </w:docPart>
    <w:docPart>
      <w:docPartPr>
        <w:name w:val="1B44DE11D5E2475A8C12642152DFC2D3"/>
        <w:category>
          <w:name w:val="일반"/>
          <w:gallery w:val="placeholder"/>
        </w:category>
        <w:types>
          <w:type w:val="bbPlcHdr"/>
        </w:types>
        <w:behaviors>
          <w:behavior w:val="content"/>
        </w:behaviors>
        <w:guid w:val="{461C975A-8134-4FB1-8B01-A2C85803561B}"/>
      </w:docPartPr>
      <w:docPartBody>
        <w:p w:rsidR="00B57C19" w:rsidRDefault="00B57C19" w:rsidP="00B57C19">
          <w:pPr>
            <w:pStyle w:val="1B44DE11D5E2475A8C12642152DFC2D3"/>
          </w:pPr>
          <w:r w:rsidRPr="00FD710B">
            <w:rPr>
              <w:rStyle w:val="a3"/>
              <w:rFonts w:hint="eastAsia"/>
            </w:rPr>
            <w:t>서식</w:t>
          </w:r>
          <w:r w:rsidRPr="00FD710B">
            <w:rPr>
              <w:rStyle w:val="a3"/>
            </w:rPr>
            <w:t xml:space="preserve"> </w:t>
          </w:r>
          <w:r w:rsidRPr="00FD710B">
            <w:rPr>
              <w:rStyle w:val="a3"/>
              <w:rFonts w:hint="eastAsia"/>
            </w:rPr>
            <w:t>지정</w:t>
          </w:r>
          <w:r w:rsidRPr="00FD710B">
            <w:rPr>
              <w:rStyle w:val="a3"/>
            </w:rPr>
            <w:t xml:space="preserve"> </w:t>
          </w:r>
          <w:r w:rsidRPr="00FD710B">
            <w:rPr>
              <w:rStyle w:val="a3"/>
              <w:rFonts w:hint="eastAsia"/>
            </w:rPr>
            <w:t>중</w:t>
          </w:r>
          <w:r w:rsidRPr="00FD710B">
            <w:rPr>
              <w:rStyle w:val="a3"/>
            </w:rPr>
            <w:t>...</w:t>
          </w:r>
        </w:p>
      </w:docPartBody>
    </w:docPart>
    <w:docPart>
      <w:docPartPr>
        <w:name w:val="A3D0F41914104A36B20237B71F2B9F03"/>
        <w:category>
          <w:name w:val="일반"/>
          <w:gallery w:val="placeholder"/>
        </w:category>
        <w:types>
          <w:type w:val="bbPlcHdr"/>
        </w:types>
        <w:behaviors>
          <w:behavior w:val="content"/>
        </w:behaviors>
        <w:guid w:val="{7E9C0B1F-8D87-44C6-80A4-89C0D74727F0}"/>
      </w:docPartPr>
      <w:docPartBody>
        <w:p w:rsidR="00B57C19" w:rsidRDefault="00B57C19" w:rsidP="00B57C19">
          <w:pPr>
            <w:pStyle w:val="A3D0F41914104A36B20237B71F2B9F03"/>
          </w:pPr>
          <w:r w:rsidRPr="00FD710B">
            <w:rPr>
              <w:rStyle w:val="a3"/>
              <w:rFonts w:hint="eastAsia"/>
            </w:rPr>
            <w:t>서식</w:t>
          </w:r>
          <w:r w:rsidRPr="00FD710B">
            <w:rPr>
              <w:rStyle w:val="a3"/>
            </w:rPr>
            <w:t xml:space="preserve"> </w:t>
          </w:r>
          <w:r w:rsidRPr="00FD710B">
            <w:rPr>
              <w:rStyle w:val="a3"/>
              <w:rFonts w:hint="eastAsia"/>
            </w:rPr>
            <w:t>지정</w:t>
          </w:r>
          <w:r w:rsidRPr="00FD710B">
            <w:rPr>
              <w:rStyle w:val="a3"/>
            </w:rPr>
            <w:t xml:space="preserve"> </w:t>
          </w:r>
          <w:r w:rsidRPr="00FD710B">
            <w:rPr>
              <w:rStyle w:val="a3"/>
              <w:rFonts w:hint="eastAsia"/>
            </w:rPr>
            <w:t>중</w:t>
          </w:r>
          <w:r w:rsidRPr="00FD710B">
            <w:rPr>
              <w:rStyle w:val="a3"/>
            </w:rPr>
            <w:t>...</w:t>
          </w:r>
        </w:p>
      </w:docPartBody>
    </w:docPart>
    <w:docPart>
      <w:docPartPr>
        <w:name w:val="3E3B1636C29140B997B5131331AA2183"/>
        <w:category>
          <w:name w:val="일반"/>
          <w:gallery w:val="placeholder"/>
        </w:category>
        <w:types>
          <w:type w:val="bbPlcHdr"/>
        </w:types>
        <w:behaviors>
          <w:behavior w:val="content"/>
        </w:behaviors>
        <w:guid w:val="{71700553-9CF1-4F6E-855A-F5BB5B486A1F}"/>
      </w:docPartPr>
      <w:docPartBody>
        <w:p w:rsidR="00B57C19" w:rsidRDefault="00B57C19" w:rsidP="00B57C19">
          <w:pPr>
            <w:pStyle w:val="3E3B1636C29140B997B5131331AA2183"/>
          </w:pPr>
          <w:r w:rsidRPr="00FD710B">
            <w:rPr>
              <w:rStyle w:val="a3"/>
              <w:rFonts w:hint="eastAsia"/>
            </w:rPr>
            <w:t>서식</w:t>
          </w:r>
          <w:r w:rsidRPr="00FD710B">
            <w:rPr>
              <w:rStyle w:val="a3"/>
            </w:rPr>
            <w:t xml:space="preserve"> </w:t>
          </w:r>
          <w:r w:rsidRPr="00FD710B">
            <w:rPr>
              <w:rStyle w:val="a3"/>
              <w:rFonts w:hint="eastAsia"/>
            </w:rPr>
            <w:t>지정</w:t>
          </w:r>
          <w:r w:rsidRPr="00FD710B">
            <w:rPr>
              <w:rStyle w:val="a3"/>
            </w:rPr>
            <w:t xml:space="preserve"> </w:t>
          </w:r>
          <w:r w:rsidRPr="00FD710B">
            <w:rPr>
              <w:rStyle w:val="a3"/>
              <w:rFonts w:hint="eastAsia"/>
            </w:rPr>
            <w:t>중</w:t>
          </w:r>
          <w:r w:rsidRPr="00FD710B">
            <w:rPr>
              <w:rStyle w:val="a3"/>
            </w:rPr>
            <w:t>...</w:t>
          </w:r>
        </w:p>
      </w:docPartBody>
    </w:docPart>
    <w:docPart>
      <w:docPartPr>
        <w:name w:val="D21F625CF2B24FA699E5944CF5E6C789"/>
        <w:category>
          <w:name w:val="일반"/>
          <w:gallery w:val="placeholder"/>
        </w:category>
        <w:types>
          <w:type w:val="bbPlcHdr"/>
        </w:types>
        <w:behaviors>
          <w:behavior w:val="content"/>
        </w:behaviors>
        <w:guid w:val="{5AF17CB6-5D45-4D40-9AF1-A88357FE368E}"/>
      </w:docPartPr>
      <w:docPartBody>
        <w:p w:rsidR="00B57C19" w:rsidRDefault="00B57C19" w:rsidP="00B57C19">
          <w:pPr>
            <w:pStyle w:val="D21F625CF2B24FA699E5944CF5E6C789"/>
          </w:pPr>
          <w:r w:rsidRPr="00FD710B">
            <w:rPr>
              <w:rStyle w:val="a3"/>
              <w:rFonts w:hint="eastAsia"/>
            </w:rPr>
            <w:t>서식</w:t>
          </w:r>
          <w:r w:rsidRPr="00FD710B">
            <w:rPr>
              <w:rStyle w:val="a3"/>
            </w:rPr>
            <w:t xml:space="preserve"> </w:t>
          </w:r>
          <w:r w:rsidRPr="00FD710B">
            <w:rPr>
              <w:rStyle w:val="a3"/>
              <w:rFonts w:hint="eastAsia"/>
            </w:rPr>
            <w:t>지정</w:t>
          </w:r>
          <w:r w:rsidRPr="00FD710B">
            <w:rPr>
              <w:rStyle w:val="a3"/>
            </w:rPr>
            <w:t xml:space="preserve"> </w:t>
          </w:r>
          <w:r w:rsidRPr="00FD710B">
            <w:rPr>
              <w:rStyle w:val="a3"/>
              <w:rFonts w:hint="eastAsia"/>
            </w:rPr>
            <w:t>중</w:t>
          </w:r>
          <w:r w:rsidRPr="00FD710B">
            <w:rPr>
              <w:rStyle w:val="a3"/>
            </w:rPr>
            <w:t>...</w:t>
          </w:r>
        </w:p>
      </w:docPartBody>
    </w:docPart>
    <w:docPart>
      <w:docPartPr>
        <w:name w:val="62D65AF9F5294EE1B12DD5279F991F37"/>
        <w:category>
          <w:name w:val="일반"/>
          <w:gallery w:val="placeholder"/>
        </w:category>
        <w:types>
          <w:type w:val="bbPlcHdr"/>
        </w:types>
        <w:behaviors>
          <w:behavior w:val="content"/>
        </w:behaviors>
        <w:guid w:val="{60E46558-A6DE-4B5E-8D13-5B6394F5B048}"/>
      </w:docPartPr>
      <w:docPartBody>
        <w:p w:rsidR="00B57C19" w:rsidRDefault="00B57C19" w:rsidP="00B57C19">
          <w:pPr>
            <w:pStyle w:val="62D65AF9F5294EE1B12DD5279F991F37"/>
          </w:pPr>
          <w:r w:rsidRPr="00FD710B">
            <w:rPr>
              <w:rStyle w:val="a3"/>
              <w:rFonts w:hint="eastAsia"/>
            </w:rPr>
            <w:t>서식</w:t>
          </w:r>
          <w:r w:rsidRPr="00FD710B">
            <w:rPr>
              <w:rStyle w:val="a3"/>
            </w:rPr>
            <w:t xml:space="preserve"> </w:t>
          </w:r>
          <w:r w:rsidRPr="00FD710B">
            <w:rPr>
              <w:rStyle w:val="a3"/>
              <w:rFonts w:hint="eastAsia"/>
            </w:rPr>
            <w:t>지정</w:t>
          </w:r>
          <w:r w:rsidRPr="00FD710B">
            <w:rPr>
              <w:rStyle w:val="a3"/>
            </w:rPr>
            <w:t xml:space="preserve"> </w:t>
          </w:r>
          <w:r w:rsidRPr="00FD710B">
            <w:rPr>
              <w:rStyle w:val="a3"/>
              <w:rFonts w:hint="eastAsia"/>
            </w:rPr>
            <w:t>중</w:t>
          </w:r>
          <w:r w:rsidRPr="00FD710B">
            <w:rPr>
              <w:rStyle w:val="a3"/>
            </w:rPr>
            <w:t>...</w:t>
          </w:r>
        </w:p>
      </w:docPartBody>
    </w:docPart>
    <w:docPart>
      <w:docPartPr>
        <w:name w:val="D92D8C6E7CF64B86AF2B4A4D097CF166"/>
        <w:category>
          <w:name w:val="일반"/>
          <w:gallery w:val="placeholder"/>
        </w:category>
        <w:types>
          <w:type w:val="bbPlcHdr"/>
        </w:types>
        <w:behaviors>
          <w:behavior w:val="content"/>
        </w:behaviors>
        <w:guid w:val="{0A6BE585-3234-46E5-8AC7-A25DF198AE6F}"/>
      </w:docPartPr>
      <w:docPartBody>
        <w:p w:rsidR="00B57C19" w:rsidRDefault="00B57C19" w:rsidP="00B57C19">
          <w:pPr>
            <w:pStyle w:val="D92D8C6E7CF64B86AF2B4A4D097CF166"/>
          </w:pPr>
          <w:r w:rsidRPr="00FD710B">
            <w:rPr>
              <w:rStyle w:val="a3"/>
              <w:rFonts w:hint="eastAsia"/>
            </w:rPr>
            <w:t>서식</w:t>
          </w:r>
          <w:r w:rsidRPr="00FD710B">
            <w:rPr>
              <w:rStyle w:val="a3"/>
            </w:rPr>
            <w:t xml:space="preserve"> </w:t>
          </w:r>
          <w:r w:rsidRPr="00FD710B">
            <w:rPr>
              <w:rStyle w:val="a3"/>
              <w:rFonts w:hint="eastAsia"/>
            </w:rPr>
            <w:t>지정</w:t>
          </w:r>
          <w:r w:rsidRPr="00FD710B">
            <w:rPr>
              <w:rStyle w:val="a3"/>
            </w:rPr>
            <w:t xml:space="preserve"> </w:t>
          </w:r>
          <w:r w:rsidRPr="00FD710B">
            <w:rPr>
              <w:rStyle w:val="a3"/>
              <w:rFonts w:hint="eastAsia"/>
            </w:rPr>
            <w:t>중</w:t>
          </w:r>
          <w:r w:rsidRPr="00FD710B">
            <w:rPr>
              <w:rStyle w:val="a3"/>
            </w:rPr>
            <w:t>...</w:t>
          </w:r>
        </w:p>
      </w:docPartBody>
    </w:docPart>
    <w:docPart>
      <w:docPartPr>
        <w:name w:val="BCB6E009E06D4B75A0BD96091A269359"/>
        <w:category>
          <w:name w:val="일반"/>
          <w:gallery w:val="placeholder"/>
        </w:category>
        <w:types>
          <w:type w:val="bbPlcHdr"/>
        </w:types>
        <w:behaviors>
          <w:behavior w:val="content"/>
        </w:behaviors>
        <w:guid w:val="{1D6872FC-4D09-47FF-B2C7-2C89D285840C}"/>
      </w:docPartPr>
      <w:docPartBody>
        <w:p w:rsidR="00B57C19" w:rsidRDefault="00B57C19" w:rsidP="00B57C19">
          <w:pPr>
            <w:pStyle w:val="BCB6E009E06D4B75A0BD96091A269359"/>
          </w:pPr>
          <w:r w:rsidRPr="00FD710B">
            <w:rPr>
              <w:rStyle w:val="a3"/>
              <w:rFonts w:hint="eastAsia"/>
            </w:rPr>
            <w:t>서식</w:t>
          </w:r>
          <w:r w:rsidRPr="00FD710B">
            <w:rPr>
              <w:rStyle w:val="a3"/>
            </w:rPr>
            <w:t xml:space="preserve"> </w:t>
          </w:r>
          <w:r w:rsidRPr="00FD710B">
            <w:rPr>
              <w:rStyle w:val="a3"/>
              <w:rFonts w:hint="eastAsia"/>
            </w:rPr>
            <w:t>지정</w:t>
          </w:r>
          <w:r w:rsidRPr="00FD710B">
            <w:rPr>
              <w:rStyle w:val="a3"/>
            </w:rPr>
            <w:t xml:space="preserve"> </w:t>
          </w:r>
          <w:r w:rsidRPr="00FD710B">
            <w:rPr>
              <w:rStyle w:val="a3"/>
              <w:rFonts w:hint="eastAsia"/>
            </w:rPr>
            <w:t>중</w:t>
          </w:r>
          <w:r w:rsidRPr="00FD710B">
            <w:rPr>
              <w:rStyle w:val="a3"/>
            </w:rPr>
            <w:t>...</w:t>
          </w:r>
        </w:p>
      </w:docPartBody>
    </w:docPart>
    <w:docPart>
      <w:docPartPr>
        <w:name w:val="E6D9BAEC8C0B48D89CA9991CEE7BA93D"/>
        <w:category>
          <w:name w:val="일반"/>
          <w:gallery w:val="placeholder"/>
        </w:category>
        <w:types>
          <w:type w:val="bbPlcHdr"/>
        </w:types>
        <w:behaviors>
          <w:behavior w:val="content"/>
        </w:behaviors>
        <w:guid w:val="{47F39EEC-96D4-4EB8-A5EC-1DE8568477AA}"/>
      </w:docPartPr>
      <w:docPartBody>
        <w:p w:rsidR="00B57C19" w:rsidRDefault="00B57C19" w:rsidP="00B57C19">
          <w:pPr>
            <w:pStyle w:val="E6D9BAEC8C0B48D89CA9991CEE7BA93D"/>
          </w:pPr>
          <w:r w:rsidRPr="00FD710B">
            <w:rPr>
              <w:rStyle w:val="a3"/>
              <w:rFonts w:hint="eastAsia"/>
            </w:rPr>
            <w:t>서식</w:t>
          </w:r>
          <w:r w:rsidRPr="00FD710B">
            <w:rPr>
              <w:rStyle w:val="a3"/>
            </w:rPr>
            <w:t xml:space="preserve"> </w:t>
          </w:r>
          <w:r w:rsidRPr="00FD710B">
            <w:rPr>
              <w:rStyle w:val="a3"/>
              <w:rFonts w:hint="eastAsia"/>
            </w:rPr>
            <w:t>지정</w:t>
          </w:r>
          <w:r w:rsidRPr="00FD710B">
            <w:rPr>
              <w:rStyle w:val="a3"/>
            </w:rPr>
            <w:t xml:space="preserve"> </w:t>
          </w:r>
          <w:r w:rsidRPr="00FD710B">
            <w:rPr>
              <w:rStyle w:val="a3"/>
              <w:rFonts w:hint="eastAsia"/>
            </w:rPr>
            <w:t>중</w:t>
          </w:r>
          <w:r w:rsidRPr="00FD710B">
            <w:rPr>
              <w:rStyle w:val="a3"/>
            </w:rPr>
            <w:t>...</w:t>
          </w:r>
        </w:p>
      </w:docPartBody>
    </w:docPart>
    <w:docPart>
      <w:docPartPr>
        <w:name w:val="9F8258BFBCE3496DA2CFE6EF553A7BE8"/>
        <w:category>
          <w:name w:val="일반"/>
          <w:gallery w:val="placeholder"/>
        </w:category>
        <w:types>
          <w:type w:val="bbPlcHdr"/>
        </w:types>
        <w:behaviors>
          <w:behavior w:val="content"/>
        </w:behaviors>
        <w:guid w:val="{A5F55360-1CD2-464C-81D4-20C205BAA73B}"/>
      </w:docPartPr>
      <w:docPartBody>
        <w:p w:rsidR="00B57C19" w:rsidRDefault="00B57C19" w:rsidP="00B57C19">
          <w:pPr>
            <w:pStyle w:val="9F8258BFBCE3496DA2CFE6EF553A7BE8"/>
          </w:pPr>
          <w:r w:rsidRPr="00FD710B">
            <w:rPr>
              <w:rStyle w:val="a3"/>
              <w:rFonts w:hint="eastAsia"/>
            </w:rPr>
            <w:t>서식</w:t>
          </w:r>
          <w:r w:rsidRPr="00FD710B">
            <w:rPr>
              <w:rStyle w:val="a3"/>
            </w:rPr>
            <w:t xml:space="preserve"> </w:t>
          </w:r>
          <w:r w:rsidRPr="00FD710B">
            <w:rPr>
              <w:rStyle w:val="a3"/>
              <w:rFonts w:hint="eastAsia"/>
            </w:rPr>
            <w:t>지정</w:t>
          </w:r>
          <w:r w:rsidRPr="00FD710B">
            <w:rPr>
              <w:rStyle w:val="a3"/>
            </w:rPr>
            <w:t xml:space="preserve"> </w:t>
          </w:r>
          <w:r w:rsidRPr="00FD710B">
            <w:rPr>
              <w:rStyle w:val="a3"/>
              <w:rFonts w:hint="eastAsia"/>
            </w:rPr>
            <w:t>중</w:t>
          </w:r>
          <w:r w:rsidRPr="00FD710B">
            <w:rPr>
              <w:rStyle w:val="a3"/>
            </w:rPr>
            <w:t>...</w:t>
          </w:r>
        </w:p>
      </w:docPartBody>
    </w:docPart>
    <w:docPart>
      <w:docPartPr>
        <w:name w:val="F2AEF122ECF54B10BB4D05127560DF24"/>
        <w:category>
          <w:name w:val="일반"/>
          <w:gallery w:val="placeholder"/>
        </w:category>
        <w:types>
          <w:type w:val="bbPlcHdr"/>
        </w:types>
        <w:behaviors>
          <w:behavior w:val="content"/>
        </w:behaviors>
        <w:guid w:val="{2B85F2BF-FC86-4FAE-821E-B93ACB17E338}"/>
      </w:docPartPr>
      <w:docPartBody>
        <w:p w:rsidR="00B57C19" w:rsidRDefault="00B57C19" w:rsidP="00B57C19">
          <w:pPr>
            <w:pStyle w:val="F2AEF122ECF54B10BB4D05127560DF24"/>
          </w:pPr>
          <w:r w:rsidRPr="000B4293">
            <w:rPr>
              <w:rStyle w:val="a3"/>
              <w:rFonts w:hint="eastAsia"/>
            </w:rPr>
            <w:t>서식</w:t>
          </w:r>
          <w:r w:rsidRPr="000B4293">
            <w:rPr>
              <w:rStyle w:val="a3"/>
            </w:rPr>
            <w:t xml:space="preserve"> </w:t>
          </w:r>
          <w:r w:rsidRPr="000B4293">
            <w:rPr>
              <w:rStyle w:val="a3"/>
              <w:rFonts w:hint="eastAsia"/>
            </w:rPr>
            <w:t>지정</w:t>
          </w:r>
          <w:r w:rsidRPr="000B4293">
            <w:rPr>
              <w:rStyle w:val="a3"/>
            </w:rPr>
            <w:t xml:space="preserve"> </w:t>
          </w:r>
          <w:r w:rsidRPr="000B4293">
            <w:rPr>
              <w:rStyle w:val="a3"/>
              <w:rFonts w:hint="eastAsia"/>
            </w:rPr>
            <w:t>중</w:t>
          </w:r>
          <w:r w:rsidRPr="000B4293">
            <w:rPr>
              <w:rStyle w:val="a3"/>
            </w:rPr>
            <w:t>...</w:t>
          </w:r>
        </w:p>
      </w:docPartBody>
    </w:docPart>
    <w:docPart>
      <w:docPartPr>
        <w:name w:val="4A5DCA695EDD41A9A8B4108ED8A22547"/>
        <w:category>
          <w:name w:val="일반"/>
          <w:gallery w:val="placeholder"/>
        </w:category>
        <w:types>
          <w:type w:val="bbPlcHdr"/>
        </w:types>
        <w:behaviors>
          <w:behavior w:val="content"/>
        </w:behaviors>
        <w:guid w:val="{0CEB3F61-E422-4C2F-866C-FFA274B6320A}"/>
      </w:docPartPr>
      <w:docPartBody>
        <w:p w:rsidR="00B57C19" w:rsidRDefault="00B57C19" w:rsidP="00B57C19">
          <w:pPr>
            <w:pStyle w:val="4A5DCA695EDD41A9A8B4108ED8A22547"/>
          </w:pPr>
          <w:r w:rsidRPr="000B4293">
            <w:rPr>
              <w:rStyle w:val="a3"/>
              <w:rFonts w:hint="eastAsia"/>
            </w:rPr>
            <w:t>서식</w:t>
          </w:r>
          <w:r w:rsidRPr="000B4293">
            <w:rPr>
              <w:rStyle w:val="a3"/>
            </w:rPr>
            <w:t xml:space="preserve"> </w:t>
          </w:r>
          <w:r w:rsidRPr="000B4293">
            <w:rPr>
              <w:rStyle w:val="a3"/>
              <w:rFonts w:hint="eastAsia"/>
            </w:rPr>
            <w:t>지정</w:t>
          </w:r>
          <w:r w:rsidRPr="000B4293">
            <w:rPr>
              <w:rStyle w:val="a3"/>
            </w:rPr>
            <w:t xml:space="preserve"> </w:t>
          </w:r>
          <w:r w:rsidRPr="000B4293">
            <w:rPr>
              <w:rStyle w:val="a3"/>
              <w:rFonts w:hint="eastAsia"/>
            </w:rPr>
            <w:t>중</w:t>
          </w:r>
          <w:r w:rsidRPr="000B4293">
            <w:rPr>
              <w:rStyle w:val="a3"/>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roman"/>
    <w:notTrueType/>
    <w:pitch w:val="fixed"/>
    <w:sig w:usb0="00000001" w:usb1="09060000" w:usb2="00000010" w:usb3="00000000" w:csb0="00080000" w:csb1="00000000"/>
  </w:font>
  <w:font w:name="함초롬바탕">
    <w:altName w:val="바탕"/>
    <w:panose1 w:val="02030604000101010101"/>
    <w:charset w:val="81"/>
    <w:family w:val="roman"/>
    <w:pitch w:val="variable"/>
    <w:sig w:usb0="F7002EFF" w:usb1="19DFFFFF" w:usb2="001BFDD7" w:usb3="00000000" w:csb0="001F01FF" w:csb1="00000000"/>
  </w:font>
  <w:font w:name="맑은 고딕">
    <w:panose1 w:val="020B0503020000020004"/>
    <w:charset w:val="81"/>
    <w:family w:val="modern"/>
    <w:pitch w:val="variable"/>
    <w:sig w:usb0="9000002F" w:usb1="29D77CFB" w:usb2="00000012" w:usb3="00000000" w:csb0="00080001" w:csb1="00000000"/>
  </w:font>
  <w:font w:name="Cambria Math">
    <w:panose1 w:val="02040503050406030204"/>
    <w:charset w:val="01"/>
    <w:family w:val="roman"/>
    <w:notTrueType/>
    <w:pitch w:val="variable"/>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C19"/>
    <w:rsid w:val="00B57C1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uiPriority w:val="99"/>
    <w:semiHidden/>
    <w:rsid w:val="00B57C19"/>
    <w:rPr>
      <w:color w:val="808080"/>
    </w:rPr>
  </w:style>
  <w:style w:type="paragraph" w:customStyle="1" w:styleId="9AECD49A060F43DF9463B5F5C77E9CC7">
    <w:name w:val="9AECD49A060F43DF9463B5F5C77E9CC7"/>
    <w:rsid w:val="00B57C19"/>
    <w:pPr>
      <w:widowControl w:val="0"/>
      <w:wordWrap w:val="0"/>
      <w:autoSpaceDE w:val="0"/>
      <w:autoSpaceDN w:val="0"/>
    </w:pPr>
  </w:style>
  <w:style w:type="paragraph" w:customStyle="1" w:styleId="4725E4B148584FB3AEADC813E97E4AEA">
    <w:name w:val="4725E4B148584FB3AEADC813E97E4AEA"/>
    <w:rsid w:val="00B57C19"/>
    <w:pPr>
      <w:widowControl w:val="0"/>
      <w:wordWrap w:val="0"/>
      <w:autoSpaceDE w:val="0"/>
      <w:autoSpaceDN w:val="0"/>
    </w:pPr>
  </w:style>
  <w:style w:type="paragraph" w:customStyle="1" w:styleId="BB448E7B263D4D8095CA378A84E3C6A2">
    <w:name w:val="BB448E7B263D4D8095CA378A84E3C6A2"/>
    <w:rsid w:val="00B57C19"/>
    <w:pPr>
      <w:widowControl w:val="0"/>
      <w:wordWrap w:val="0"/>
      <w:autoSpaceDE w:val="0"/>
      <w:autoSpaceDN w:val="0"/>
    </w:pPr>
  </w:style>
  <w:style w:type="paragraph" w:customStyle="1" w:styleId="4277F16CC11D4A3E9C605CF10D54BBBF">
    <w:name w:val="4277F16CC11D4A3E9C605CF10D54BBBF"/>
    <w:rsid w:val="00B57C19"/>
    <w:pPr>
      <w:widowControl w:val="0"/>
      <w:wordWrap w:val="0"/>
      <w:autoSpaceDE w:val="0"/>
      <w:autoSpaceDN w:val="0"/>
    </w:pPr>
  </w:style>
  <w:style w:type="paragraph" w:customStyle="1" w:styleId="3172EBB235D346488C2E996C59EB77E4">
    <w:name w:val="3172EBB235D346488C2E996C59EB77E4"/>
    <w:rsid w:val="00B57C19"/>
    <w:pPr>
      <w:widowControl w:val="0"/>
      <w:wordWrap w:val="0"/>
      <w:autoSpaceDE w:val="0"/>
      <w:autoSpaceDN w:val="0"/>
    </w:pPr>
  </w:style>
  <w:style w:type="paragraph" w:customStyle="1" w:styleId="456F6C69E0E746A5A886088FD23D8B92">
    <w:name w:val="456F6C69E0E746A5A886088FD23D8B92"/>
    <w:rsid w:val="00B57C19"/>
    <w:pPr>
      <w:widowControl w:val="0"/>
      <w:wordWrap w:val="0"/>
      <w:autoSpaceDE w:val="0"/>
      <w:autoSpaceDN w:val="0"/>
    </w:pPr>
  </w:style>
  <w:style w:type="paragraph" w:customStyle="1" w:styleId="1F3B3096EA834F48914ED8E93DAC0DD2">
    <w:name w:val="1F3B3096EA834F48914ED8E93DAC0DD2"/>
    <w:rsid w:val="00B57C19"/>
    <w:pPr>
      <w:widowControl w:val="0"/>
      <w:wordWrap w:val="0"/>
      <w:autoSpaceDE w:val="0"/>
      <w:autoSpaceDN w:val="0"/>
    </w:pPr>
  </w:style>
  <w:style w:type="paragraph" w:customStyle="1" w:styleId="69B4F72EE4DD41C0B88DF892D4EBC858">
    <w:name w:val="69B4F72EE4DD41C0B88DF892D4EBC858"/>
    <w:rsid w:val="00B57C19"/>
    <w:pPr>
      <w:widowControl w:val="0"/>
      <w:wordWrap w:val="0"/>
      <w:autoSpaceDE w:val="0"/>
      <w:autoSpaceDN w:val="0"/>
    </w:pPr>
  </w:style>
  <w:style w:type="paragraph" w:customStyle="1" w:styleId="A0C16AC6A46647159F14ABDF05B47B4A">
    <w:name w:val="A0C16AC6A46647159F14ABDF05B47B4A"/>
    <w:rsid w:val="00B57C19"/>
    <w:pPr>
      <w:widowControl w:val="0"/>
      <w:wordWrap w:val="0"/>
      <w:autoSpaceDE w:val="0"/>
      <w:autoSpaceDN w:val="0"/>
    </w:pPr>
  </w:style>
  <w:style w:type="paragraph" w:customStyle="1" w:styleId="629AEFCF217F453780412F5695143369">
    <w:name w:val="629AEFCF217F453780412F5695143369"/>
    <w:rsid w:val="00B57C19"/>
    <w:pPr>
      <w:widowControl w:val="0"/>
      <w:wordWrap w:val="0"/>
      <w:autoSpaceDE w:val="0"/>
      <w:autoSpaceDN w:val="0"/>
    </w:pPr>
  </w:style>
  <w:style w:type="paragraph" w:customStyle="1" w:styleId="DDCFAD0C1F8C466FA431328F76790A55">
    <w:name w:val="DDCFAD0C1F8C466FA431328F76790A55"/>
    <w:rsid w:val="00B57C19"/>
    <w:pPr>
      <w:widowControl w:val="0"/>
      <w:wordWrap w:val="0"/>
      <w:autoSpaceDE w:val="0"/>
      <w:autoSpaceDN w:val="0"/>
    </w:pPr>
  </w:style>
  <w:style w:type="paragraph" w:customStyle="1" w:styleId="14FF33BE53814422A789AF6AAEDEE6E3">
    <w:name w:val="14FF33BE53814422A789AF6AAEDEE6E3"/>
    <w:rsid w:val="00B57C19"/>
    <w:pPr>
      <w:widowControl w:val="0"/>
      <w:wordWrap w:val="0"/>
      <w:autoSpaceDE w:val="0"/>
      <w:autoSpaceDN w:val="0"/>
    </w:pPr>
  </w:style>
  <w:style w:type="paragraph" w:customStyle="1" w:styleId="EA43E10871C5470E894C52865274C8FE">
    <w:name w:val="EA43E10871C5470E894C52865274C8FE"/>
    <w:rsid w:val="00B57C19"/>
    <w:pPr>
      <w:widowControl w:val="0"/>
      <w:wordWrap w:val="0"/>
      <w:autoSpaceDE w:val="0"/>
      <w:autoSpaceDN w:val="0"/>
    </w:pPr>
  </w:style>
  <w:style w:type="paragraph" w:customStyle="1" w:styleId="2DECD9D6094040D7A73A4538E8AAE00A">
    <w:name w:val="2DECD9D6094040D7A73A4538E8AAE00A"/>
    <w:rsid w:val="00B57C19"/>
    <w:pPr>
      <w:widowControl w:val="0"/>
      <w:wordWrap w:val="0"/>
      <w:autoSpaceDE w:val="0"/>
      <w:autoSpaceDN w:val="0"/>
    </w:pPr>
  </w:style>
  <w:style w:type="paragraph" w:customStyle="1" w:styleId="4119309DEA064CE3B0F9436C102771E9">
    <w:name w:val="4119309DEA064CE3B0F9436C102771E9"/>
    <w:rsid w:val="00B57C19"/>
    <w:pPr>
      <w:widowControl w:val="0"/>
      <w:wordWrap w:val="0"/>
      <w:autoSpaceDE w:val="0"/>
      <w:autoSpaceDN w:val="0"/>
    </w:pPr>
  </w:style>
  <w:style w:type="paragraph" w:customStyle="1" w:styleId="4B35DAFF9C434F6DAF5F23A30C56B602">
    <w:name w:val="4B35DAFF9C434F6DAF5F23A30C56B602"/>
    <w:rsid w:val="00B57C19"/>
    <w:pPr>
      <w:widowControl w:val="0"/>
      <w:wordWrap w:val="0"/>
      <w:autoSpaceDE w:val="0"/>
      <w:autoSpaceDN w:val="0"/>
    </w:pPr>
  </w:style>
  <w:style w:type="paragraph" w:customStyle="1" w:styleId="46BED22BFA1E4120A5EFCAD4459C7ECF">
    <w:name w:val="46BED22BFA1E4120A5EFCAD4459C7ECF"/>
    <w:rsid w:val="00B57C19"/>
    <w:pPr>
      <w:widowControl w:val="0"/>
      <w:wordWrap w:val="0"/>
      <w:autoSpaceDE w:val="0"/>
      <w:autoSpaceDN w:val="0"/>
    </w:pPr>
  </w:style>
  <w:style w:type="paragraph" w:customStyle="1" w:styleId="FBB4308AA4084561B19DAF50FD48A543">
    <w:name w:val="FBB4308AA4084561B19DAF50FD48A543"/>
    <w:rsid w:val="00B57C19"/>
    <w:pPr>
      <w:widowControl w:val="0"/>
      <w:wordWrap w:val="0"/>
      <w:autoSpaceDE w:val="0"/>
      <w:autoSpaceDN w:val="0"/>
    </w:pPr>
  </w:style>
  <w:style w:type="paragraph" w:customStyle="1" w:styleId="CFD02C731CBE4703AC97DD23F9ED74E9">
    <w:name w:val="CFD02C731CBE4703AC97DD23F9ED74E9"/>
    <w:rsid w:val="00B57C19"/>
    <w:pPr>
      <w:widowControl w:val="0"/>
      <w:wordWrap w:val="0"/>
      <w:autoSpaceDE w:val="0"/>
      <w:autoSpaceDN w:val="0"/>
    </w:pPr>
  </w:style>
  <w:style w:type="paragraph" w:customStyle="1" w:styleId="64655D6DD1814FB89A8B1C387832DBC8">
    <w:name w:val="64655D6DD1814FB89A8B1C387832DBC8"/>
    <w:rsid w:val="00B57C19"/>
    <w:pPr>
      <w:widowControl w:val="0"/>
      <w:wordWrap w:val="0"/>
      <w:autoSpaceDE w:val="0"/>
      <w:autoSpaceDN w:val="0"/>
    </w:pPr>
  </w:style>
  <w:style w:type="paragraph" w:customStyle="1" w:styleId="BB92F2CBDD184F20BBFFB1F88121E9F1">
    <w:name w:val="BB92F2CBDD184F20BBFFB1F88121E9F1"/>
    <w:rsid w:val="00B57C19"/>
    <w:pPr>
      <w:widowControl w:val="0"/>
      <w:wordWrap w:val="0"/>
      <w:autoSpaceDE w:val="0"/>
      <w:autoSpaceDN w:val="0"/>
    </w:pPr>
  </w:style>
  <w:style w:type="paragraph" w:customStyle="1" w:styleId="1B44DE11D5E2475A8C12642152DFC2D3">
    <w:name w:val="1B44DE11D5E2475A8C12642152DFC2D3"/>
    <w:rsid w:val="00B57C19"/>
    <w:pPr>
      <w:widowControl w:val="0"/>
      <w:wordWrap w:val="0"/>
      <w:autoSpaceDE w:val="0"/>
      <w:autoSpaceDN w:val="0"/>
    </w:pPr>
  </w:style>
  <w:style w:type="paragraph" w:customStyle="1" w:styleId="A3D0F41914104A36B20237B71F2B9F03">
    <w:name w:val="A3D0F41914104A36B20237B71F2B9F03"/>
    <w:rsid w:val="00B57C19"/>
    <w:pPr>
      <w:widowControl w:val="0"/>
      <w:wordWrap w:val="0"/>
      <w:autoSpaceDE w:val="0"/>
      <w:autoSpaceDN w:val="0"/>
    </w:pPr>
  </w:style>
  <w:style w:type="paragraph" w:customStyle="1" w:styleId="3E3B1636C29140B997B5131331AA2183">
    <w:name w:val="3E3B1636C29140B997B5131331AA2183"/>
    <w:rsid w:val="00B57C19"/>
    <w:pPr>
      <w:widowControl w:val="0"/>
      <w:wordWrap w:val="0"/>
      <w:autoSpaceDE w:val="0"/>
      <w:autoSpaceDN w:val="0"/>
    </w:pPr>
  </w:style>
  <w:style w:type="paragraph" w:customStyle="1" w:styleId="D21F625CF2B24FA699E5944CF5E6C789">
    <w:name w:val="D21F625CF2B24FA699E5944CF5E6C789"/>
    <w:rsid w:val="00B57C19"/>
    <w:pPr>
      <w:widowControl w:val="0"/>
      <w:wordWrap w:val="0"/>
      <w:autoSpaceDE w:val="0"/>
      <w:autoSpaceDN w:val="0"/>
    </w:pPr>
  </w:style>
  <w:style w:type="paragraph" w:customStyle="1" w:styleId="62D65AF9F5294EE1B12DD5279F991F37">
    <w:name w:val="62D65AF9F5294EE1B12DD5279F991F37"/>
    <w:rsid w:val="00B57C19"/>
    <w:pPr>
      <w:widowControl w:val="0"/>
      <w:wordWrap w:val="0"/>
      <w:autoSpaceDE w:val="0"/>
      <w:autoSpaceDN w:val="0"/>
    </w:pPr>
  </w:style>
  <w:style w:type="paragraph" w:customStyle="1" w:styleId="D92D8C6E7CF64B86AF2B4A4D097CF166">
    <w:name w:val="D92D8C6E7CF64B86AF2B4A4D097CF166"/>
    <w:rsid w:val="00B57C19"/>
    <w:pPr>
      <w:widowControl w:val="0"/>
      <w:wordWrap w:val="0"/>
      <w:autoSpaceDE w:val="0"/>
      <w:autoSpaceDN w:val="0"/>
    </w:pPr>
  </w:style>
  <w:style w:type="paragraph" w:customStyle="1" w:styleId="BCB6E009E06D4B75A0BD96091A269359">
    <w:name w:val="BCB6E009E06D4B75A0BD96091A269359"/>
    <w:rsid w:val="00B57C19"/>
    <w:pPr>
      <w:widowControl w:val="0"/>
      <w:wordWrap w:val="0"/>
      <w:autoSpaceDE w:val="0"/>
      <w:autoSpaceDN w:val="0"/>
    </w:pPr>
  </w:style>
  <w:style w:type="paragraph" w:customStyle="1" w:styleId="E6D9BAEC8C0B48D89CA9991CEE7BA93D">
    <w:name w:val="E6D9BAEC8C0B48D89CA9991CEE7BA93D"/>
    <w:rsid w:val="00B57C19"/>
    <w:pPr>
      <w:widowControl w:val="0"/>
      <w:wordWrap w:val="0"/>
      <w:autoSpaceDE w:val="0"/>
      <w:autoSpaceDN w:val="0"/>
    </w:pPr>
  </w:style>
  <w:style w:type="paragraph" w:customStyle="1" w:styleId="9F8258BFBCE3496DA2CFE6EF553A7BE8">
    <w:name w:val="9F8258BFBCE3496DA2CFE6EF553A7BE8"/>
    <w:rsid w:val="00B57C19"/>
    <w:pPr>
      <w:widowControl w:val="0"/>
      <w:wordWrap w:val="0"/>
      <w:autoSpaceDE w:val="0"/>
      <w:autoSpaceDN w:val="0"/>
    </w:pPr>
  </w:style>
  <w:style w:type="paragraph" w:customStyle="1" w:styleId="F2AEF122ECF54B10BB4D05127560DF24">
    <w:name w:val="F2AEF122ECF54B10BB4D05127560DF24"/>
    <w:rsid w:val="00B57C19"/>
    <w:pPr>
      <w:widowControl w:val="0"/>
      <w:wordWrap w:val="0"/>
      <w:autoSpaceDE w:val="0"/>
      <w:autoSpaceDN w:val="0"/>
    </w:pPr>
  </w:style>
  <w:style w:type="paragraph" w:customStyle="1" w:styleId="4A5DCA695EDD41A9A8B4108ED8A22547">
    <w:name w:val="4A5DCA695EDD41A9A8B4108ED8A22547"/>
    <w:rsid w:val="00B57C19"/>
    <w:pPr>
      <w:widowControl w:val="0"/>
      <w:wordWrap w:val="0"/>
      <w:autoSpaceDE w:val="0"/>
      <w:autoSpaceDN w:val="0"/>
    </w:pPr>
  </w:style>
  <w:style w:type="paragraph" w:customStyle="1" w:styleId="096AD547F3714B4AABF23DF95E1E75E1">
    <w:name w:val="096AD547F3714B4AABF23DF95E1E75E1"/>
    <w:rsid w:val="00B57C19"/>
    <w:pPr>
      <w:widowControl w:val="0"/>
      <w:wordWrap w:val="0"/>
      <w:autoSpaceDE w:val="0"/>
      <w:autoSpaceDN w:val="0"/>
    </w:pPr>
  </w:style>
  <w:style w:type="paragraph" w:customStyle="1" w:styleId="BA66EBAF237B4B06BA4F346AA66F288D">
    <w:name w:val="BA66EBAF237B4B06BA4F346AA66F288D"/>
    <w:rsid w:val="00B57C19"/>
    <w:pPr>
      <w:widowControl w:val="0"/>
      <w:wordWrap w:val="0"/>
      <w:autoSpaceDE w:val="0"/>
      <w:autoSpaceDN w:val="0"/>
    </w:pPr>
  </w:style>
  <w:style w:type="paragraph" w:customStyle="1" w:styleId="1B2EC2F07201416B8F3B164A7C8AD1B3">
    <w:name w:val="1B2EC2F07201416B8F3B164A7C8AD1B3"/>
    <w:rsid w:val="00B57C19"/>
    <w:pPr>
      <w:widowControl w:val="0"/>
      <w:wordWrap w:val="0"/>
      <w:autoSpaceDE w:val="0"/>
      <w:autoSpaceDN w:val="0"/>
    </w:pPr>
  </w:style>
  <w:style w:type="paragraph" w:customStyle="1" w:styleId="1B1A4DF7B6134714A59B4FC5AE0A6038">
    <w:name w:val="1B1A4DF7B6134714A59B4FC5AE0A6038"/>
    <w:rsid w:val="00B57C19"/>
    <w:pPr>
      <w:widowControl w:val="0"/>
      <w:wordWrap w:val="0"/>
      <w:autoSpaceDE w:val="0"/>
      <w:autoSpaceDN w:val="0"/>
    </w:pPr>
  </w:style>
  <w:style w:type="paragraph" w:customStyle="1" w:styleId="A2F8AB676A274D4A809066C12AF4AC0B">
    <w:name w:val="A2F8AB676A274D4A809066C12AF4AC0B"/>
    <w:rsid w:val="00B57C19"/>
    <w:pPr>
      <w:widowControl w:val="0"/>
      <w:wordWrap w:val="0"/>
      <w:autoSpaceDE w:val="0"/>
      <w:autoSpaceDN w:val="0"/>
    </w:pPr>
  </w:style>
  <w:style w:type="paragraph" w:customStyle="1" w:styleId="2E507B35AD844F4EA741C9F8FE220F99">
    <w:name w:val="2E507B35AD844F4EA741C9F8FE220F99"/>
    <w:rsid w:val="00B57C19"/>
    <w:pPr>
      <w:widowControl w:val="0"/>
      <w:wordWrap w:val="0"/>
      <w:autoSpaceDE w:val="0"/>
      <w:autoSpaceDN w:val="0"/>
    </w:pPr>
  </w:style>
  <w:style w:type="paragraph" w:customStyle="1" w:styleId="36857252890C4D00ACAA8EB48B6D8CC0">
    <w:name w:val="36857252890C4D00ACAA8EB48B6D8CC0"/>
    <w:rsid w:val="00B57C19"/>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B148D-8667-4A69-A42F-C7CF21841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4424</Words>
  <Characters>25221</Characters>
  <Application>Microsoft Office Word</Application>
  <DocSecurity>0</DocSecurity>
  <Lines>210</Lines>
  <Paragraphs>59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29586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海洋學刊</dc:creator>
  <cp:keywords/>
  <dc:description/>
  <cp:lastModifiedBy>Lee Changmin</cp:lastModifiedBy>
  <cp:revision>3</cp:revision>
  <dcterms:created xsi:type="dcterms:W3CDTF">2022-11-06T09:37:00Z</dcterms:created>
  <dcterms:modified xsi:type="dcterms:W3CDTF">2022-11-06T09:38:00Z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http://www.zotero.org/styles/vancouver</vt:lpwstr>
  </property>
  <property fmtid="{D5CDD505-2E9C-101B-9397-08002B2CF9AE}" pid="24" name="Mendeley Unique User Id_1">
    <vt:lpwstr>20e0612f-1985-3dc5-990d-1357b9118109</vt:lpwstr>
  </property>
  <property fmtid="{D5CDD505-2E9C-101B-9397-08002B2CF9AE}" pid="25" name="MSIP_Label_549ac42a-3eb4-4074-b885-aea26bd6241e_Enabled">
    <vt:lpwstr>true</vt:lpwstr>
  </property>
  <property fmtid="{D5CDD505-2E9C-101B-9397-08002B2CF9AE}" pid="26" name="MSIP_Label_549ac42a-3eb4-4074-b885-aea26bd6241e_SetDate">
    <vt:lpwstr>2021-06-28T21:46:59Z</vt:lpwstr>
  </property>
  <property fmtid="{D5CDD505-2E9C-101B-9397-08002B2CF9AE}" pid="27" name="MSIP_Label_549ac42a-3eb4-4074-b885-aea26bd6241e_Method">
    <vt:lpwstr>Standard</vt:lpwstr>
  </property>
  <property fmtid="{D5CDD505-2E9C-101B-9397-08002B2CF9AE}" pid="28" name="MSIP_Label_549ac42a-3eb4-4074-b885-aea26bd6241e_Name">
    <vt:lpwstr>General Business</vt:lpwstr>
  </property>
  <property fmtid="{D5CDD505-2E9C-101B-9397-08002B2CF9AE}" pid="29" name="MSIP_Label_549ac42a-3eb4-4074-b885-aea26bd6241e_SiteId">
    <vt:lpwstr>9274ee3f-9425-4109-a27f-9fb15c10675d</vt:lpwstr>
  </property>
  <property fmtid="{D5CDD505-2E9C-101B-9397-08002B2CF9AE}" pid="30" name="MSIP_Label_549ac42a-3eb4-4074-b885-aea26bd6241e_ActionId">
    <vt:lpwstr>cf450cf3-83ec-4c7b-8ecf-b77a1469e9fd</vt:lpwstr>
  </property>
  <property fmtid="{D5CDD505-2E9C-101B-9397-08002B2CF9AE}" pid="31" name="MSIP_Label_549ac42a-3eb4-4074-b885-aea26bd6241e_ContentBits">
    <vt:lpwstr>0</vt:lpwstr>
  </property>
</Properties>
</file>